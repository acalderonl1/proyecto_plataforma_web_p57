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45828" w14:textId="77777777" w:rsidR="003D69F6" w:rsidRDefault="003D69F6">
      <w:pPr>
        <w:pStyle w:val="Standard"/>
        <w:rPr>
          <w:lang w:val="es-EC"/>
        </w:rPr>
      </w:pPr>
    </w:p>
    <w:p w14:paraId="3076C8F4" w14:textId="77777777" w:rsidR="003D69F6" w:rsidRDefault="003D69F6">
      <w:pPr>
        <w:pStyle w:val="Standard"/>
        <w:rPr>
          <w:lang w:val="es-EC"/>
        </w:rPr>
      </w:pPr>
    </w:p>
    <w:p w14:paraId="58080AFC" w14:textId="77777777" w:rsidR="003D69F6" w:rsidRDefault="003D69F6">
      <w:pPr>
        <w:pStyle w:val="Standard"/>
        <w:rPr>
          <w:lang w:val="es-EC"/>
        </w:rPr>
      </w:pPr>
    </w:p>
    <w:p w14:paraId="479A574A" w14:textId="77777777" w:rsidR="003D69F6" w:rsidRDefault="003D69F6">
      <w:pPr>
        <w:pStyle w:val="Standard"/>
        <w:rPr>
          <w:lang w:val="es-EC"/>
        </w:rPr>
      </w:pPr>
    </w:p>
    <w:p w14:paraId="07138163" w14:textId="77777777" w:rsidR="003D69F6" w:rsidRDefault="003D69F6">
      <w:pPr>
        <w:pStyle w:val="Standard"/>
        <w:rPr>
          <w:lang w:val="es-EC"/>
        </w:rPr>
      </w:pPr>
    </w:p>
    <w:p w14:paraId="12575BBB" w14:textId="77777777" w:rsidR="003D69F6" w:rsidRDefault="003D69F6">
      <w:pPr>
        <w:pStyle w:val="Standard"/>
        <w:rPr>
          <w:lang w:val="es-EC"/>
        </w:rPr>
      </w:pPr>
    </w:p>
    <w:p w14:paraId="3C66C137" w14:textId="77777777" w:rsidR="003D69F6" w:rsidRDefault="003D69F6">
      <w:pPr>
        <w:pStyle w:val="Standard"/>
        <w:rPr>
          <w:lang w:val="es-EC"/>
        </w:rPr>
      </w:pPr>
    </w:p>
    <w:p w14:paraId="4D0F423B" w14:textId="77777777" w:rsidR="003D69F6" w:rsidRDefault="003D69F6">
      <w:pPr>
        <w:pStyle w:val="Standard"/>
        <w:rPr>
          <w:lang w:val="es-EC"/>
        </w:rPr>
      </w:pPr>
    </w:p>
    <w:p w14:paraId="5D6CB6CF" w14:textId="77777777" w:rsidR="003D69F6" w:rsidRDefault="003D69F6">
      <w:pPr>
        <w:pStyle w:val="Standard"/>
        <w:rPr>
          <w:lang w:val="es-EC"/>
        </w:rPr>
      </w:pPr>
    </w:p>
    <w:p w14:paraId="2EAE1A30" w14:textId="77777777" w:rsidR="003D69F6" w:rsidRDefault="003D69F6">
      <w:pPr>
        <w:pStyle w:val="Standard"/>
        <w:rPr>
          <w:lang w:val="es-EC"/>
        </w:rPr>
      </w:pPr>
    </w:p>
    <w:p w14:paraId="682F67FF" w14:textId="77777777" w:rsidR="003D69F6" w:rsidRDefault="003D69F6">
      <w:pPr>
        <w:pStyle w:val="Standard"/>
        <w:rPr>
          <w:lang w:val="es-EC"/>
        </w:rPr>
      </w:pPr>
    </w:p>
    <w:p w14:paraId="7DB58331" w14:textId="77777777" w:rsidR="003D69F6" w:rsidRDefault="003D69F6">
      <w:pPr>
        <w:pStyle w:val="Standard"/>
        <w:rPr>
          <w:lang w:val="es-EC"/>
        </w:rPr>
      </w:pPr>
    </w:p>
    <w:p w14:paraId="3776DBAC" w14:textId="77777777" w:rsidR="003D69F6" w:rsidRDefault="003D69F6">
      <w:pPr>
        <w:pStyle w:val="Standard"/>
        <w:rPr>
          <w:lang w:val="es-EC"/>
        </w:rPr>
      </w:pPr>
    </w:p>
    <w:p w14:paraId="65D62C79" w14:textId="77777777" w:rsidR="003D69F6" w:rsidRDefault="003D69F6">
      <w:pPr>
        <w:pStyle w:val="Standard"/>
        <w:rPr>
          <w:lang w:val="es-EC"/>
        </w:rPr>
      </w:pPr>
    </w:p>
    <w:p w14:paraId="647519BD" w14:textId="77777777" w:rsidR="003D69F6" w:rsidRDefault="003D69F6">
      <w:pPr>
        <w:pStyle w:val="Standard"/>
        <w:rPr>
          <w:lang w:val="es-EC"/>
        </w:rPr>
      </w:pPr>
    </w:p>
    <w:p w14:paraId="7B694431" w14:textId="77777777" w:rsidR="003D69F6" w:rsidRDefault="003D69F6">
      <w:pPr>
        <w:pStyle w:val="Standard"/>
        <w:rPr>
          <w:lang w:val="es-EC"/>
        </w:rPr>
      </w:pPr>
    </w:p>
    <w:p w14:paraId="106A1885" w14:textId="77777777" w:rsidR="003D69F6" w:rsidRDefault="003D69F6">
      <w:pPr>
        <w:pStyle w:val="Standard"/>
        <w:rPr>
          <w:lang w:val="es-EC"/>
        </w:rPr>
      </w:pPr>
    </w:p>
    <w:p w14:paraId="513B5E96" w14:textId="77777777" w:rsidR="003D69F6" w:rsidRDefault="003D69F6">
      <w:pPr>
        <w:pStyle w:val="Standard"/>
        <w:rPr>
          <w:lang w:val="es-EC"/>
        </w:rPr>
      </w:pPr>
    </w:p>
    <w:p w14:paraId="6DA88A23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75C86543" w14:textId="77777777" w:rsidR="003D69F6" w:rsidRDefault="00EB344F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HOPARK</w:t>
      </w:r>
    </w:p>
    <w:p w14:paraId="23E1A19E" w14:textId="77777777" w:rsidR="003D69F6" w:rsidRDefault="00EB344F">
      <w:pPr>
        <w:pStyle w:val="Standard"/>
        <w:jc w:val="right"/>
      </w:pPr>
      <w:r>
        <w:rPr>
          <w:sz w:val="32"/>
          <w:szCs w:val="32"/>
          <w:lang w:val="es-EC"/>
        </w:rPr>
        <w:t>Documento de Requerimientos Cliente</w:t>
      </w:r>
    </w:p>
    <w:p w14:paraId="220201FE" w14:textId="77777777" w:rsidR="003D69F6" w:rsidRDefault="00EB344F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Versión 1.00</w:t>
      </w:r>
    </w:p>
    <w:p w14:paraId="42132DB6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74CD810C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0ADC92B6" w14:textId="77777777" w:rsidR="003D69F6" w:rsidRDefault="003D69F6">
      <w:pPr>
        <w:pStyle w:val="Standard"/>
        <w:rPr>
          <w:lang w:val="es-EC"/>
        </w:rPr>
      </w:pPr>
    </w:p>
    <w:p w14:paraId="4AF51294" w14:textId="77777777" w:rsidR="003D69F6" w:rsidRDefault="003D69F6">
      <w:pPr>
        <w:pStyle w:val="Standard"/>
        <w:rPr>
          <w:lang w:val="es-EC"/>
        </w:rPr>
      </w:pPr>
    </w:p>
    <w:p w14:paraId="36D69607" w14:textId="77777777" w:rsidR="003D69F6" w:rsidRDefault="003D69F6">
      <w:pPr>
        <w:pStyle w:val="Standard"/>
        <w:rPr>
          <w:lang w:val="es-EC"/>
        </w:rPr>
      </w:pPr>
    </w:p>
    <w:p w14:paraId="61465159" w14:textId="77777777" w:rsidR="003D69F6" w:rsidRDefault="003D69F6">
      <w:pPr>
        <w:pStyle w:val="Standard"/>
        <w:rPr>
          <w:lang w:val="es-EC"/>
        </w:rPr>
      </w:pPr>
    </w:p>
    <w:p w14:paraId="61ABB61F" w14:textId="77777777" w:rsidR="003D69F6" w:rsidRDefault="003D69F6">
      <w:pPr>
        <w:pStyle w:val="Standard"/>
        <w:rPr>
          <w:lang w:val="es-EC"/>
        </w:rPr>
      </w:pPr>
    </w:p>
    <w:p w14:paraId="1376A798" w14:textId="77777777" w:rsidR="003D69F6" w:rsidRDefault="003D69F6">
      <w:pPr>
        <w:pStyle w:val="Standard"/>
        <w:rPr>
          <w:lang w:val="es-EC"/>
        </w:rPr>
      </w:pPr>
    </w:p>
    <w:p w14:paraId="4A082E03" w14:textId="77777777" w:rsidR="003D69F6" w:rsidRDefault="003D69F6">
      <w:pPr>
        <w:pStyle w:val="Standard"/>
        <w:rPr>
          <w:lang w:val="es-EC"/>
        </w:rPr>
      </w:pPr>
    </w:p>
    <w:p w14:paraId="36DA00FB" w14:textId="77777777" w:rsidR="003D69F6" w:rsidRDefault="003D69F6">
      <w:pPr>
        <w:pStyle w:val="Standard"/>
        <w:rPr>
          <w:lang w:val="es-EC"/>
        </w:rPr>
      </w:pPr>
    </w:p>
    <w:p w14:paraId="6464797E" w14:textId="77777777" w:rsidR="003D69F6" w:rsidRDefault="003D69F6">
      <w:pPr>
        <w:pStyle w:val="Standard"/>
        <w:rPr>
          <w:lang w:val="es-EC"/>
        </w:rPr>
      </w:pPr>
    </w:p>
    <w:p w14:paraId="7D95CE95" w14:textId="77777777" w:rsidR="003D69F6" w:rsidRDefault="003D69F6">
      <w:pPr>
        <w:pStyle w:val="Standard"/>
        <w:rPr>
          <w:lang w:val="es-EC"/>
        </w:rPr>
      </w:pPr>
    </w:p>
    <w:p w14:paraId="772314F9" w14:textId="77777777" w:rsidR="003D69F6" w:rsidRDefault="003D69F6">
      <w:pPr>
        <w:pStyle w:val="Standard"/>
        <w:rPr>
          <w:lang w:val="es-EC"/>
        </w:rPr>
      </w:pPr>
    </w:p>
    <w:p w14:paraId="17E89590" w14:textId="77777777" w:rsidR="003D69F6" w:rsidRDefault="003D69F6">
      <w:pPr>
        <w:pStyle w:val="Standard"/>
        <w:rPr>
          <w:lang w:val="es-EC"/>
        </w:rPr>
      </w:pPr>
    </w:p>
    <w:p w14:paraId="50BE6797" w14:textId="77777777" w:rsidR="003D69F6" w:rsidRDefault="003D69F6">
      <w:pPr>
        <w:pStyle w:val="Standard"/>
        <w:rPr>
          <w:lang w:val="es-EC"/>
        </w:rPr>
      </w:pPr>
    </w:p>
    <w:p w14:paraId="3398E120" w14:textId="77777777" w:rsidR="003D69F6" w:rsidRDefault="003D69F6">
      <w:pPr>
        <w:pStyle w:val="Standard"/>
        <w:rPr>
          <w:lang w:val="es-EC"/>
        </w:rPr>
      </w:pPr>
    </w:p>
    <w:p w14:paraId="0B01573A" w14:textId="77777777" w:rsidR="003D69F6" w:rsidRDefault="003D69F6">
      <w:pPr>
        <w:pStyle w:val="Standard"/>
        <w:rPr>
          <w:lang w:val="es-EC"/>
        </w:rPr>
      </w:pPr>
    </w:p>
    <w:p w14:paraId="4D7C144D" w14:textId="77777777" w:rsidR="003D69F6" w:rsidRDefault="003D69F6">
      <w:pPr>
        <w:pStyle w:val="Standard"/>
        <w:rPr>
          <w:lang w:val="es-EC"/>
        </w:rPr>
        <w:sectPr w:rsidR="003D69F6">
          <w:headerReference w:type="default" r:id="rId7"/>
          <w:pgSz w:w="11906" w:h="16838"/>
          <w:pgMar w:top="1417" w:right="1701" w:bottom="1417" w:left="1701" w:header="708" w:footer="0" w:gutter="0"/>
          <w:cols w:space="720"/>
          <w:formProt w:val="0"/>
          <w:docGrid w:linePitch="100"/>
        </w:sectPr>
      </w:pPr>
    </w:p>
    <w:p w14:paraId="2C23ABB6" w14:textId="77777777" w:rsidR="003D69F6" w:rsidRDefault="003D69F6">
      <w:pPr>
        <w:pStyle w:val="Standard"/>
        <w:rPr>
          <w:lang w:val="es-EC"/>
        </w:rPr>
      </w:pPr>
    </w:p>
    <w:p w14:paraId="6F7F2182" w14:textId="77777777" w:rsidR="003D69F6" w:rsidRDefault="00EB344F">
      <w:pPr>
        <w:pStyle w:val="Heading"/>
        <w:rPr>
          <w:rFonts w:ascii="Times New Roman" w:hAnsi="Times New Roman" w:cs="Times New Roman"/>
          <w:sz w:val="28"/>
          <w:szCs w:val="28"/>
          <w:lang w:val="es-EC"/>
        </w:rPr>
      </w:pPr>
      <w:r>
        <w:rPr>
          <w:rFonts w:ascii="Times New Roman" w:hAnsi="Times New Roman" w:cs="Times New Roman"/>
          <w:sz w:val="28"/>
          <w:szCs w:val="28"/>
          <w:lang w:val="es-EC"/>
        </w:rPr>
        <w:t>HISTORIAL DE REVISIONES</w:t>
      </w:r>
    </w:p>
    <w:p w14:paraId="7B35617F" w14:textId="77777777" w:rsidR="003D69F6" w:rsidRDefault="003D69F6">
      <w:pPr>
        <w:pStyle w:val="Standard"/>
        <w:rPr>
          <w:sz w:val="28"/>
          <w:szCs w:val="28"/>
          <w:lang w:val="es-EC"/>
        </w:rPr>
      </w:pPr>
    </w:p>
    <w:tbl>
      <w:tblPr>
        <w:tblW w:w="9519" w:type="dxa"/>
        <w:tblInd w:w="-115" w:type="dxa"/>
        <w:tblLook w:val="0000" w:firstRow="0" w:lastRow="0" w:firstColumn="0" w:lastColumn="0" w:noHBand="0" w:noVBand="0"/>
      </w:tblPr>
      <w:tblGrid>
        <w:gridCol w:w="2304"/>
        <w:gridCol w:w="1153"/>
        <w:gridCol w:w="3744"/>
        <w:gridCol w:w="2318"/>
      </w:tblGrid>
      <w:tr w:rsidR="003D69F6" w14:paraId="7AC2691D" w14:textId="77777777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9EA4D48" w14:textId="77777777" w:rsidR="003D69F6" w:rsidRDefault="00EB344F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CA39EA5" w14:textId="77777777" w:rsidR="003D69F6" w:rsidRDefault="00EB344F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09F176" w14:textId="77777777" w:rsidR="003D69F6" w:rsidRDefault="00EB344F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812DAF" w14:textId="77777777" w:rsidR="003D69F6" w:rsidRDefault="00EB344F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3D69F6" w14:paraId="4472955F" w14:textId="77777777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F4775E0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bCs/>
                <w:sz w:val="24"/>
                <w:szCs w:val="24"/>
                <w:lang w:val="es-ES"/>
              </w:rPr>
            </w:pPr>
            <w:r>
              <w:rPr>
                <w:bCs/>
                <w:sz w:val="24"/>
                <w:szCs w:val="24"/>
                <w:lang w:val="es-ES"/>
              </w:rPr>
              <w:t>17/12/2020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381BB10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2F2207D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Creación del documento y Versión </w:t>
            </w:r>
            <w:r>
              <w:rPr>
                <w:sz w:val="24"/>
                <w:szCs w:val="24"/>
                <w:lang w:val="es-ES"/>
              </w:rPr>
              <w:t>Inicial.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D546C7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Roberto Goyes</w:t>
            </w:r>
          </w:p>
          <w:p w14:paraId="7A094BA8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Abdón Calderón</w:t>
            </w:r>
          </w:p>
          <w:p w14:paraId="51A8668A" w14:textId="77777777" w:rsidR="003D69F6" w:rsidRDefault="00EB344F">
            <w:pPr>
              <w:pStyle w:val="Tabletext"/>
              <w:snapToGrid w:val="0"/>
              <w:spacing w:after="0" w:line="240" w:lineRule="auto"/>
              <w:jc w:val="both"/>
              <w:rPr>
                <w:lang w:val="es-EC"/>
              </w:rPr>
            </w:pPr>
            <w:r>
              <w:rPr>
                <w:sz w:val="24"/>
                <w:szCs w:val="24"/>
                <w:lang w:val="it-IT"/>
              </w:rPr>
              <w:t>Esteban Vera Reyes</w:t>
            </w:r>
          </w:p>
        </w:tc>
      </w:tr>
    </w:tbl>
    <w:p w14:paraId="7AD94429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7C18D340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5F6D2FEA" w14:textId="77777777" w:rsidR="003D69F6" w:rsidRDefault="003D69F6">
      <w:pPr>
        <w:pStyle w:val="Standard"/>
        <w:rPr>
          <w:sz w:val="32"/>
          <w:szCs w:val="32"/>
          <w:lang w:val="es-EC"/>
        </w:rPr>
      </w:pPr>
    </w:p>
    <w:p w14:paraId="7AD412F9" w14:textId="77777777" w:rsidR="003D69F6" w:rsidRDefault="003D69F6">
      <w:pPr>
        <w:pStyle w:val="Standard"/>
        <w:rPr>
          <w:sz w:val="32"/>
          <w:szCs w:val="32"/>
          <w:lang w:val="es-EC"/>
        </w:rPr>
        <w:sectPr w:rsidR="003D69F6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20"/>
          <w:formProt w:val="0"/>
          <w:docGrid w:linePitch="100"/>
        </w:sectPr>
      </w:pPr>
    </w:p>
    <w:p w14:paraId="34E8DB09" w14:textId="5E16DC6C" w:rsidR="003D69F6" w:rsidDel="003F0F23" w:rsidRDefault="003D69F6">
      <w:pPr>
        <w:pStyle w:val="Standard"/>
        <w:ind w:left="360"/>
        <w:rPr>
          <w:del w:id="0" w:author="aaron vera" w:date="2021-01-18T19:22:00Z"/>
          <w:lang w:val="es-EC"/>
        </w:rPr>
      </w:pPr>
    </w:p>
    <w:tbl>
      <w:tblPr>
        <w:tblW w:w="8774" w:type="dxa"/>
        <w:tblInd w:w="-113" w:type="dxa"/>
        <w:tblLook w:val="0000" w:firstRow="0" w:lastRow="0" w:firstColumn="0" w:lastColumn="0" w:noHBand="0" w:noVBand="0"/>
        <w:tblPrChange w:id="1" w:author="aaron vera" w:date="2021-01-18T19:20:00Z">
          <w:tblPr>
            <w:tblW w:w="8730" w:type="dxa"/>
            <w:tblInd w:w="-113" w:type="dxa"/>
            <w:tblLook w:val="0000" w:firstRow="0" w:lastRow="0" w:firstColumn="0" w:lastColumn="0" w:noHBand="0" w:noVBand="0"/>
          </w:tblPr>
        </w:tblPrChange>
      </w:tblPr>
      <w:tblGrid>
        <w:gridCol w:w="1638"/>
        <w:gridCol w:w="3537"/>
        <w:gridCol w:w="1446"/>
        <w:gridCol w:w="2153"/>
        <w:tblGridChange w:id="2">
          <w:tblGrid>
            <w:gridCol w:w="1630"/>
            <w:gridCol w:w="3519"/>
            <w:gridCol w:w="1439"/>
            <w:gridCol w:w="2142"/>
          </w:tblGrid>
        </w:tblGridChange>
      </w:tblGrid>
      <w:tr w:rsidR="003D69F6" w14:paraId="628E1204" w14:textId="77777777" w:rsidTr="00F01A47">
        <w:trPr>
          <w:trHeight w:val="279"/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3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6427B66B" w14:textId="77777777" w:rsidR="003D69F6" w:rsidRDefault="00EB344F">
            <w:pPr>
              <w:pStyle w:val="Standard"/>
              <w:rPr>
                <w:b/>
                <w:lang w:val="es-EC"/>
              </w:rPr>
            </w:pPr>
            <w:r>
              <w:rPr>
                <w:b/>
                <w:lang w:val="es-EC"/>
              </w:rPr>
              <w:t>Responsable: Esteban Aarón Vera Reyes</w:t>
            </w:r>
          </w:p>
        </w:tc>
      </w:tr>
      <w:tr w:rsidR="003D69F6" w14:paraId="6952A4E2" w14:textId="77777777" w:rsidTr="00F01A47">
        <w:trPr>
          <w:trHeight w:val="279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tcPrChange w:id="4" w:author="aaron vera" w:date="2021-01-18T19:20:00Z">
              <w:tcPr>
                <w:tcW w:w="16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CCCCCC"/>
              </w:tcPr>
            </w:tcPrChange>
          </w:tcPr>
          <w:p w14:paraId="7F5619E9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ID: 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PrChange w:id="5" w:author="aaron vera" w:date="2021-01-18T19:20:00Z">
              <w:tcPr>
                <w:tcW w:w="351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</w:tcPr>
            </w:tcPrChange>
          </w:tcPr>
          <w:p w14:paraId="252D0684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tcPrChange w:id="6" w:author="aaron vera" w:date="2021-01-18T19:20:00Z">
              <w:tcPr>
                <w:tcW w:w="14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CCCCCC"/>
              </w:tcPr>
            </w:tcPrChange>
          </w:tcPr>
          <w:p w14:paraId="4B5FCDFE" w14:textId="77777777" w:rsidR="003D69F6" w:rsidRDefault="00EB344F">
            <w:pPr>
              <w:pStyle w:val="Standard"/>
              <w:jc w:val="right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Prioridad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7" w:author="aaron vera" w:date="2021-01-18T19:20:00Z">
              <w:tcPr>
                <w:tcW w:w="214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356E7386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3D69F6" w14:paraId="7DF36F92" w14:textId="77777777" w:rsidTr="00F01A47">
        <w:trPr>
          <w:trHeight w:val="279"/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8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228C5DB3" w14:textId="77777777" w:rsidR="003D69F6" w:rsidRDefault="00EB344F">
            <w:pPr>
              <w:pStyle w:val="Standard"/>
              <w:rPr>
                <w:lang w:val="es-EC"/>
              </w:rPr>
            </w:pPr>
            <w:r>
              <w:rPr>
                <w:b/>
                <w:lang w:val="en-GB"/>
              </w:rPr>
              <w:t>Descripción</w:t>
            </w:r>
            <w:r>
              <w:rPr>
                <w:lang w:val="en-GB"/>
              </w:rPr>
              <w:t xml:space="preserve">: Gestión de </w:t>
            </w:r>
            <w:proofErr w:type="spellStart"/>
            <w:r>
              <w:rPr>
                <w:lang w:val="en-GB"/>
              </w:rPr>
              <w:t>Usuarios</w:t>
            </w:r>
            <w:proofErr w:type="spellEnd"/>
          </w:p>
        </w:tc>
      </w:tr>
      <w:tr w:rsidR="003D69F6" w14:paraId="130CE399" w14:textId="77777777" w:rsidTr="00F01A47">
        <w:trPr>
          <w:trHeight w:val="1149"/>
          <w:trPrChange w:id="9" w:author="aaron vera" w:date="2021-01-18T19:20:00Z">
            <w:trPr>
              <w:trHeight w:val="1110"/>
            </w:trPr>
          </w:trPrChange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7F0C222E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>Ingresar al Sistema mediante un usuario y clave.</w:t>
            </w:r>
          </w:p>
          <w:p w14:paraId="0F883F84" w14:textId="2598C9CC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 xml:space="preserve">Permitir ingresar, modificar y eliminar un </w:t>
            </w:r>
            <w:commentRangeStart w:id="11"/>
            <w:r>
              <w:rPr>
                <w:lang w:val="es-EC"/>
              </w:rPr>
              <w:t>usuario</w:t>
            </w:r>
            <w:commentRangeEnd w:id="11"/>
            <w:r>
              <w:commentReference w:id="11"/>
            </w:r>
            <w:r>
              <w:rPr>
                <w:lang w:val="es-EC"/>
              </w:rPr>
              <w:t xml:space="preserve"> (nombres, apellidos, correo electrónico, celular</w:t>
            </w:r>
            <w:ins w:id="12" w:author="aaron vera" w:date="2021-01-18T19:20:00Z">
              <w:r w:rsidR="00F01A47">
                <w:rPr>
                  <w:lang w:val="es-EC"/>
                </w:rPr>
                <w:t>, clave</w:t>
              </w:r>
            </w:ins>
            <w:r>
              <w:rPr>
                <w:lang w:val="es-EC"/>
              </w:rPr>
              <w:t xml:space="preserve">), la eliminación debe permitir activar al usuario en otro momento que </w:t>
            </w:r>
            <w:r>
              <w:rPr>
                <w:lang w:val="es-EC"/>
              </w:rPr>
              <w:t>se desee.</w:t>
            </w:r>
          </w:p>
          <w:p w14:paraId="78F967B8" w14:textId="1DFF8E62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 xml:space="preserve">Que el sistema pueda ser seguro y que </w:t>
            </w:r>
            <w:commentRangeStart w:id="13"/>
            <w:r>
              <w:rPr>
                <w:lang w:val="es-EC"/>
              </w:rPr>
              <w:t>solo puedan ingresar las personas que se encuentren registradas como usuarios activos</w:t>
            </w:r>
            <w:commentRangeEnd w:id="13"/>
            <w:ins w:id="14" w:author="aaron vera" w:date="2021-01-18T19:20:00Z">
              <w:r w:rsidR="00F01A47">
                <w:rPr>
                  <w:lang w:val="es-EC"/>
                </w:rPr>
                <w:t xml:space="preserve"> para el Administrador</w:t>
              </w:r>
            </w:ins>
            <w:r>
              <w:commentReference w:id="13"/>
            </w:r>
            <w:r>
              <w:rPr>
                <w:lang w:val="es-EC"/>
              </w:rPr>
              <w:t>.</w:t>
            </w:r>
          </w:p>
        </w:tc>
      </w:tr>
      <w:tr w:rsidR="003D69F6" w14:paraId="1A789CA3" w14:textId="77777777" w:rsidTr="00F01A47">
        <w:trPr>
          <w:trHeight w:val="279"/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15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708431D5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Fuente:</w:t>
            </w:r>
          </w:p>
        </w:tc>
      </w:tr>
      <w:tr w:rsidR="003D69F6" w14:paraId="57E836A9" w14:textId="77777777" w:rsidTr="00F01A47">
        <w:trPr>
          <w:trHeight w:val="776"/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6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01DCE31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Gerente</w:t>
            </w:r>
          </w:p>
          <w:p w14:paraId="327BF163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Administrador</w:t>
            </w:r>
          </w:p>
        </w:tc>
      </w:tr>
      <w:tr w:rsidR="003D69F6" w14:paraId="61347594" w14:textId="77777777" w:rsidTr="00F01A47">
        <w:trPr>
          <w:trHeight w:val="279"/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17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0285C71E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Dependencias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</w:tr>
      <w:tr w:rsidR="003D69F6" w14:paraId="069FEFA0" w14:textId="77777777" w:rsidTr="00F01A47">
        <w:trPr>
          <w:trHeight w:val="569"/>
          <w:trPrChange w:id="18" w:author="aaron vera" w:date="2021-01-18T19:20:00Z">
            <w:trPr>
              <w:trHeight w:val="550"/>
            </w:trPr>
          </w:trPrChange>
        </w:trPr>
        <w:tc>
          <w:tcPr>
            <w:tcW w:w="8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9" w:author="aaron vera" w:date="2021-01-18T19:20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348FAB00" w14:textId="77777777" w:rsidR="003D69F6" w:rsidRDefault="003D69F6">
            <w:pPr>
              <w:pStyle w:val="Standard"/>
              <w:snapToGrid w:val="0"/>
              <w:rPr>
                <w:b/>
                <w:lang w:val="en-GB"/>
              </w:rPr>
            </w:pPr>
          </w:p>
        </w:tc>
      </w:tr>
    </w:tbl>
    <w:p w14:paraId="40B891AF" w14:textId="77777777" w:rsidR="003D69F6" w:rsidRDefault="003D69F6">
      <w:pPr>
        <w:pStyle w:val="Standard"/>
        <w:ind w:left="360"/>
        <w:rPr>
          <w:lang w:val="en-GB"/>
        </w:rPr>
      </w:pPr>
    </w:p>
    <w:p w14:paraId="03B9C823" w14:textId="77777777" w:rsidR="003D69F6" w:rsidRDefault="003D69F6">
      <w:pPr>
        <w:pStyle w:val="Standard"/>
        <w:ind w:left="360"/>
        <w:rPr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630"/>
        <w:gridCol w:w="3519"/>
        <w:gridCol w:w="1439"/>
        <w:gridCol w:w="2142"/>
      </w:tblGrid>
      <w:tr w:rsidR="003D69F6" w14:paraId="65257CD6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F86DD" w14:textId="77777777" w:rsidR="003D69F6" w:rsidRDefault="00EB344F">
            <w:pPr>
              <w:pStyle w:val="Standard"/>
              <w:rPr>
                <w:b/>
                <w:lang w:val="es-EC"/>
              </w:rPr>
            </w:pPr>
            <w:r>
              <w:rPr>
                <w:b/>
                <w:lang w:val="es-EC"/>
              </w:rPr>
              <w:t>Responsable: Esteban Aarón Vera Reyes</w:t>
            </w:r>
          </w:p>
        </w:tc>
      </w:tr>
      <w:tr w:rsidR="003D69F6" w14:paraId="5CDC3F2E" w14:textId="77777777"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6A33128E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5BB23E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CD1DA81" w14:textId="77777777" w:rsidR="003D69F6" w:rsidRDefault="00EB344F">
            <w:pPr>
              <w:pStyle w:val="Standard"/>
              <w:jc w:val="right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Prioridad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84281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3D69F6" w14:paraId="658D7D66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870AC45" w14:textId="77777777" w:rsidR="003D69F6" w:rsidRDefault="00EB344F">
            <w:pPr>
              <w:pStyle w:val="Standard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Descripción</w:t>
            </w:r>
            <w:r>
              <w:rPr>
                <w:lang w:val="en-GB"/>
              </w:rPr>
              <w:t>: Gestión de Parqueaderos</w:t>
            </w:r>
          </w:p>
        </w:tc>
      </w:tr>
      <w:tr w:rsidR="003D69F6" w14:paraId="703A7DD0" w14:textId="77777777">
        <w:trPr>
          <w:trHeight w:val="111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0A3F3" w14:textId="2297C47E" w:rsidR="003D69F6" w:rsidDel="00F01A47" w:rsidRDefault="00EB344F" w:rsidP="002729AF">
            <w:pPr>
              <w:pStyle w:val="Standard"/>
              <w:numPr>
                <w:ilvl w:val="0"/>
                <w:numId w:val="1"/>
              </w:numPr>
              <w:snapToGrid w:val="0"/>
              <w:rPr>
                <w:del w:id="20" w:author="aaron vera" w:date="2021-01-18T19:21:00Z"/>
                <w:lang w:val="es-EC"/>
              </w:rPr>
            </w:pPr>
            <w:commentRangeStart w:id="21"/>
            <w:del w:id="22" w:author="aaron vera" w:date="2021-01-18T19:21:00Z">
              <w:r w:rsidDel="00F01A47">
                <w:rPr>
                  <w:lang w:val="es-EC"/>
                </w:rPr>
                <w:delText>Ingresar al Sistema mediante un usuario y clave.</w:delText>
              </w:r>
              <w:commentRangeEnd w:id="21"/>
              <w:r w:rsidDel="00F01A47">
                <w:commentReference w:id="21"/>
              </w:r>
            </w:del>
          </w:p>
          <w:p w14:paraId="196E585A" w14:textId="7AC8CB3D" w:rsidR="003D69F6" w:rsidDel="002729AF" w:rsidRDefault="00EB344F" w:rsidP="002729AF">
            <w:pPr>
              <w:pStyle w:val="Standard"/>
              <w:numPr>
                <w:ilvl w:val="0"/>
                <w:numId w:val="1"/>
              </w:numPr>
              <w:snapToGrid w:val="0"/>
              <w:rPr>
                <w:del w:id="23" w:author="aaron vera" w:date="2021-01-18T19:22:00Z"/>
                <w:lang w:val="es-EC"/>
              </w:rPr>
            </w:pPr>
            <w:r>
              <w:rPr>
                <w:lang w:val="es-EC"/>
              </w:rPr>
              <w:t xml:space="preserve">Permitir ingresar, modificar y eliminar un parqueadero (capacidad, ciudad, dirección, costo), la eliminación debe permitir activar el </w:t>
            </w:r>
            <w:r>
              <w:rPr>
                <w:lang w:val="es-EC"/>
              </w:rPr>
              <w:t>parqueadero en otro momento que se desee.</w:t>
            </w:r>
          </w:p>
          <w:p w14:paraId="0429D50E" w14:textId="77777777" w:rsidR="002729AF" w:rsidRDefault="002729AF" w:rsidP="002729AF">
            <w:pPr>
              <w:pStyle w:val="Standard"/>
              <w:numPr>
                <w:ilvl w:val="0"/>
                <w:numId w:val="1"/>
              </w:numPr>
              <w:snapToGrid w:val="0"/>
              <w:rPr>
                <w:ins w:id="24" w:author="aaron vera" w:date="2021-01-18T19:26:00Z"/>
                <w:lang w:val="es-EC"/>
              </w:rPr>
            </w:pPr>
          </w:p>
          <w:p w14:paraId="67E9859E" w14:textId="77777777" w:rsidR="002729AF" w:rsidRDefault="002729AF" w:rsidP="002729AF">
            <w:pPr>
              <w:widowControl/>
              <w:numPr>
                <w:ilvl w:val="0"/>
                <w:numId w:val="1"/>
              </w:numPr>
              <w:suppressAutoHyphens w:val="0"/>
              <w:rPr>
                <w:ins w:id="25" w:author="aaron vera" w:date="2021-01-18T19:26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ins w:id="26" w:author="aaron vera" w:date="2021-01-18T19:26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t>Permitir por defecto buscar un parqueo cerca de la ubicación actual.</w:t>
              </w:r>
            </w:ins>
          </w:p>
          <w:p w14:paraId="04B7F05E" w14:textId="77777777" w:rsidR="002729AF" w:rsidRDefault="002729AF" w:rsidP="002729AF">
            <w:pPr>
              <w:widowControl/>
              <w:numPr>
                <w:ilvl w:val="0"/>
                <w:numId w:val="1"/>
              </w:numPr>
              <w:suppressAutoHyphens w:val="0"/>
              <w:rPr>
                <w:ins w:id="27" w:author="aaron vera" w:date="2021-01-18T19:26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ins w:id="28" w:author="aaron vera" w:date="2021-01-18T19:26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t>Dar opción a escribir y buscar en el mapa lugares de preferencias.</w:t>
              </w:r>
            </w:ins>
          </w:p>
          <w:p w14:paraId="1F8D0431" w14:textId="77777777" w:rsidR="002729AF" w:rsidRDefault="002729AF" w:rsidP="002729AF">
            <w:pPr>
              <w:widowControl/>
              <w:numPr>
                <w:ilvl w:val="0"/>
                <w:numId w:val="1"/>
              </w:numPr>
              <w:suppressAutoHyphens w:val="0"/>
              <w:rPr>
                <w:ins w:id="29" w:author="aaron vera" w:date="2021-01-18T19:26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ins w:id="30" w:author="aaron vera" w:date="2021-01-18T19:26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t>Permitir definir en el mapa por medio de un puntero la ubicación donde el usuario se dirija.</w:t>
              </w:r>
            </w:ins>
          </w:p>
          <w:p w14:paraId="7FE68E8F" w14:textId="77777777" w:rsidR="002729AF" w:rsidRDefault="002729AF" w:rsidP="002729AF">
            <w:pPr>
              <w:widowControl/>
              <w:numPr>
                <w:ilvl w:val="0"/>
                <w:numId w:val="1"/>
              </w:numPr>
              <w:suppressAutoHyphens w:val="0"/>
              <w:rPr>
                <w:ins w:id="31" w:author="aaron vera" w:date="2021-01-18T19:26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ins w:id="32" w:author="aaron vera" w:date="2021-01-18T19:26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t>Dar opción de ubicaciones registradas en favoritos.</w:t>
              </w:r>
            </w:ins>
          </w:p>
          <w:p w14:paraId="4AF7FE15" w14:textId="77777777" w:rsidR="002729AF" w:rsidRDefault="002729AF" w:rsidP="002729AF">
            <w:pPr>
              <w:widowControl/>
              <w:numPr>
                <w:ilvl w:val="0"/>
                <w:numId w:val="1"/>
              </w:numPr>
              <w:suppressAutoHyphens w:val="0"/>
              <w:rPr>
                <w:ins w:id="33" w:author="aaron vera" w:date="2021-01-18T19:26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ins w:id="34" w:author="aaron vera" w:date="2021-01-18T19:26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t>Dar opción a elegir ubicaciones donde ya se ha estado antes.</w:t>
              </w:r>
            </w:ins>
          </w:p>
          <w:p w14:paraId="39403B94" w14:textId="26DB4878" w:rsidR="003D69F6" w:rsidRPr="002729AF" w:rsidRDefault="002729AF" w:rsidP="002729A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ins w:id="35" w:author="aaron vera" w:date="2021-01-18T19:26:00Z">
              <w:r>
                <w:rPr>
                  <w:color w:val="000000"/>
                  <w:kern w:val="0"/>
                  <w:lang w:eastAsia="es-EC"/>
                </w:rPr>
                <w:t>Permitir filtrar parqueos por medio de puestos disponibles, estrellas de calificación, horario de atención y precios.</w:t>
              </w:r>
            </w:ins>
            <w:commentRangeStart w:id="36"/>
            <w:del w:id="37" w:author="aaron vera" w:date="2021-01-18T19:22:00Z">
              <w:r w:rsidR="00EB344F" w:rsidRPr="00BF0DE5" w:rsidDel="00BF0DE5">
                <w:rPr>
                  <w:lang w:val="es-EC"/>
                  <w:rPrChange w:id="38" w:author="aaron vera" w:date="2021-01-18T19:22:00Z">
                    <w:rPr>
                      <w:lang w:val="es-EC"/>
                    </w:rPr>
                  </w:rPrChange>
                </w:rPr>
                <w:delText>Que el sistema pueda ser seguro y que solo puedan ingresar las personas que se encuentren registradas como dueños o administradores de parqueaderos.</w:delText>
              </w:r>
              <w:commentRangeEnd w:id="36"/>
              <w:r w:rsidR="00EB344F" w:rsidDel="00BF0DE5">
                <w:commentReference w:id="36"/>
              </w:r>
            </w:del>
          </w:p>
        </w:tc>
      </w:tr>
      <w:tr w:rsidR="003D69F6" w14:paraId="17E9B3A9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EF99584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Fuente:</w:t>
            </w:r>
          </w:p>
        </w:tc>
      </w:tr>
      <w:tr w:rsidR="003D69F6" w14:paraId="650658AE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E118A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Gerente</w:t>
            </w:r>
          </w:p>
          <w:p w14:paraId="7A13CF58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Administrador</w:t>
            </w:r>
          </w:p>
        </w:tc>
      </w:tr>
      <w:tr w:rsidR="003D69F6" w14:paraId="6A64DD99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F84F2D6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Dependencias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</w:tr>
      <w:tr w:rsidR="003D69F6" w14:paraId="2B48822A" w14:textId="77777777">
        <w:trPr>
          <w:trHeight w:val="55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618F7" w14:textId="5CF88E20" w:rsidR="003D69F6" w:rsidRPr="00011901" w:rsidRDefault="00EB344F">
            <w:pPr>
              <w:pStyle w:val="Standard"/>
              <w:snapToGrid w:val="0"/>
              <w:rPr>
                <w:bCs/>
                <w:lang w:val="en-GB"/>
                <w:rPrChange w:id="39" w:author="aaron vera" w:date="2021-01-18T19:23:00Z">
                  <w:rPr>
                    <w:b/>
                    <w:lang w:val="en-GB"/>
                  </w:rPr>
                </w:rPrChange>
              </w:rPr>
            </w:pPr>
            <w:ins w:id="40" w:author="Guillermo Pizarro" w:date="2021-01-18T01:39:00Z">
              <w:del w:id="41" w:author="aaron vera" w:date="2021-01-18T19:21:00Z">
                <w:r w:rsidRPr="00011901" w:rsidDel="00F01A47">
                  <w:rPr>
                    <w:bCs/>
                    <w:lang w:val="en-GB"/>
                    <w:rPrChange w:id="42" w:author="aaron vera" w:date="2021-01-18T19:23:00Z">
                      <w:rPr>
                        <w:b/>
                        <w:lang w:val="en-GB"/>
                      </w:rPr>
                    </w:rPrChange>
                  </w:rPr>
                  <w:delText xml:space="preserve">Colocar </w:delText>
                </w:r>
                <w:r w:rsidRPr="00011901" w:rsidDel="00F01A47">
                  <w:rPr>
                    <w:bCs/>
                    <w:lang w:val="en-GB"/>
                    <w:rPrChange w:id="43" w:author="aaron vera" w:date="2021-01-18T19:23:00Z">
                      <w:rPr>
                        <w:b/>
                        <w:lang w:val="en-GB"/>
                      </w:rPr>
                    </w:rPrChange>
                  </w:rPr>
                  <w:delText>aquí la dependencia del anterior código.</w:delText>
                </w:r>
              </w:del>
            </w:ins>
            <w:ins w:id="44" w:author="aaron vera" w:date="2021-01-18T19:21:00Z">
              <w:r w:rsidR="00F01A47" w:rsidRPr="00011901">
                <w:rPr>
                  <w:bCs/>
                  <w:lang w:val="en-GB"/>
                  <w:rPrChange w:id="45" w:author="aaron vera" w:date="2021-01-18T19:23:00Z">
                    <w:rPr>
                      <w:b/>
                      <w:lang w:val="en-GB"/>
                    </w:rPr>
                  </w:rPrChange>
                </w:rPr>
                <w:t>HOPARK-001</w:t>
              </w:r>
            </w:ins>
          </w:p>
        </w:tc>
      </w:tr>
    </w:tbl>
    <w:p w14:paraId="17B65536" w14:textId="77777777" w:rsidR="003D69F6" w:rsidRDefault="003D69F6">
      <w:pPr>
        <w:pStyle w:val="Standard"/>
        <w:ind w:left="360"/>
        <w:rPr>
          <w:lang w:val="en-GB"/>
        </w:rPr>
      </w:pPr>
    </w:p>
    <w:p w14:paraId="48EFA4D3" w14:textId="77777777" w:rsidR="003D69F6" w:rsidRDefault="003D69F6">
      <w:pPr>
        <w:pStyle w:val="Standard"/>
        <w:ind w:left="360"/>
        <w:rPr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  <w:tblPrChange w:id="46" w:author="aaron vera" w:date="2021-01-18T19:22:00Z">
          <w:tblPr>
            <w:tblW w:w="8730" w:type="dxa"/>
            <w:tblInd w:w="-113" w:type="dxa"/>
            <w:tblLook w:val="0000" w:firstRow="0" w:lastRow="0" w:firstColumn="0" w:lastColumn="0" w:noHBand="0" w:noVBand="0"/>
          </w:tblPr>
        </w:tblPrChange>
      </w:tblPr>
      <w:tblGrid>
        <w:gridCol w:w="1630"/>
        <w:gridCol w:w="3519"/>
        <w:gridCol w:w="1439"/>
        <w:gridCol w:w="2142"/>
        <w:tblGridChange w:id="47">
          <w:tblGrid>
            <w:gridCol w:w="1630"/>
            <w:gridCol w:w="3519"/>
            <w:gridCol w:w="1439"/>
            <w:gridCol w:w="2142"/>
          </w:tblGrid>
        </w:tblGridChange>
      </w:tblGrid>
      <w:tr w:rsidR="003D69F6" w14:paraId="214A4453" w14:textId="77777777" w:rsidTr="00DA320A"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48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C9312F0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Responsable</w:t>
            </w:r>
            <w:proofErr w:type="spellEnd"/>
            <w:r>
              <w:rPr>
                <w:b/>
                <w:lang w:val="en-GB"/>
              </w:rPr>
              <w:t>: Esteban Aarón Vera Reyes</w:t>
            </w:r>
          </w:p>
        </w:tc>
      </w:tr>
      <w:tr w:rsidR="003D69F6" w14:paraId="3EC42DD5" w14:textId="77777777" w:rsidTr="00DA320A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tcPrChange w:id="49" w:author="aaron vera" w:date="2021-01-18T19:22:00Z">
              <w:tcPr>
                <w:tcW w:w="16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CCCCCC"/>
              </w:tcPr>
            </w:tcPrChange>
          </w:tcPr>
          <w:p w14:paraId="392BF467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PrChange w:id="50" w:author="aaron vera" w:date="2021-01-18T19:22:00Z">
              <w:tcPr>
                <w:tcW w:w="351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</w:tcPr>
            </w:tcPrChange>
          </w:tcPr>
          <w:p w14:paraId="664BDB7F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tcPrChange w:id="51" w:author="aaron vera" w:date="2021-01-18T19:22:00Z">
              <w:tcPr>
                <w:tcW w:w="14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CCCCCC"/>
              </w:tcPr>
            </w:tcPrChange>
          </w:tcPr>
          <w:p w14:paraId="07308D4D" w14:textId="77777777" w:rsidR="003D69F6" w:rsidRDefault="00EB344F">
            <w:pPr>
              <w:pStyle w:val="Standard"/>
              <w:jc w:val="right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Prioridad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52" w:author="aaron vera" w:date="2021-01-18T19:22:00Z">
              <w:tcPr>
                <w:tcW w:w="214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6CA9879B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3D69F6" w14:paraId="52160226" w14:textId="77777777" w:rsidTr="00DA320A"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53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071F2D35" w14:textId="77777777" w:rsidR="003D69F6" w:rsidRDefault="00EB344F">
            <w:pPr>
              <w:pStyle w:val="Standard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Descripción</w:t>
            </w:r>
            <w:r>
              <w:rPr>
                <w:lang w:val="en-GB"/>
              </w:rPr>
              <w:t>: Gestión de Pago</w:t>
            </w:r>
          </w:p>
        </w:tc>
      </w:tr>
      <w:tr w:rsidR="003D69F6" w14:paraId="21505424" w14:textId="77777777" w:rsidTr="00DA320A">
        <w:trPr>
          <w:trHeight w:val="1110"/>
          <w:trPrChange w:id="54" w:author="aaron vera" w:date="2021-01-18T19:22:00Z">
            <w:trPr>
              <w:trHeight w:val="1110"/>
            </w:trPr>
          </w:trPrChange>
        </w:trPr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55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315D58FA" w14:textId="1E23CA5C" w:rsidR="003D69F6" w:rsidDel="003F0F23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del w:id="56" w:author="aaron vera" w:date="2021-01-18T19:22:00Z"/>
                <w:lang w:val="es-EC"/>
              </w:rPr>
            </w:pPr>
            <w:commentRangeStart w:id="57"/>
            <w:del w:id="58" w:author="aaron vera" w:date="2021-01-18T19:22:00Z">
              <w:r w:rsidDel="003F0F23">
                <w:rPr>
                  <w:lang w:val="es-EC"/>
                </w:rPr>
                <w:delText>Ingresar al Sistema mediante un usuario y clave.</w:delText>
              </w:r>
            </w:del>
            <w:commentRangeEnd w:id="57"/>
            <w:ins w:id="59" w:author="Guillermo Pizarro" w:date="2021-01-18T01:40:00Z">
              <w:del w:id="60" w:author="aaron vera" w:date="2021-01-18T19:22:00Z">
                <w:r w:rsidDel="003F0F23">
                  <w:commentReference w:id="57"/>
                </w:r>
              </w:del>
            </w:ins>
          </w:p>
          <w:p w14:paraId="652B3B3F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 xml:space="preserve">Permitir ingresar, modificar y eliminar un pago </w:t>
            </w:r>
            <w:r>
              <w:rPr>
                <w:lang w:val="es-EC"/>
              </w:rPr>
              <w:t>(método de pago, cantidad, fondos).</w:t>
            </w:r>
          </w:p>
          <w:p w14:paraId="468CC437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>Que el sistema pueda ser seguro y que solo puedan ingresar las personas que se encuentren registradas como usuarios activos.</w:t>
            </w:r>
          </w:p>
        </w:tc>
      </w:tr>
      <w:tr w:rsidR="003D69F6" w14:paraId="4210089F" w14:textId="77777777" w:rsidTr="00DA320A"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61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21B89A9C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lastRenderedPageBreak/>
              <w:t>Fuente:</w:t>
            </w:r>
          </w:p>
        </w:tc>
      </w:tr>
      <w:tr w:rsidR="003D69F6" w14:paraId="6B73612E" w14:textId="77777777" w:rsidTr="00DA320A"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62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7C278D35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Gerente</w:t>
            </w:r>
          </w:p>
          <w:p w14:paraId="1461151B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Administrador</w:t>
            </w:r>
          </w:p>
        </w:tc>
      </w:tr>
      <w:tr w:rsidR="003D69F6" w14:paraId="50450207" w14:textId="77777777" w:rsidTr="00DA320A"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PrChange w:id="63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CCCCCC"/>
              </w:tcPr>
            </w:tcPrChange>
          </w:tcPr>
          <w:p w14:paraId="446420A4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Dependencias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</w:tr>
      <w:tr w:rsidR="003D69F6" w14:paraId="76FA3580" w14:textId="77777777" w:rsidTr="00DA320A">
        <w:trPr>
          <w:trHeight w:val="550"/>
          <w:trPrChange w:id="64" w:author="aaron vera" w:date="2021-01-18T19:22:00Z">
            <w:trPr>
              <w:trHeight w:val="550"/>
            </w:trPr>
          </w:trPrChange>
        </w:trPr>
        <w:tc>
          <w:tcPr>
            <w:tcW w:w="8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65" w:author="aaron vera" w:date="2021-01-18T19:22:00Z">
              <w:tcPr>
                <w:tcW w:w="872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026BA734" w14:textId="1F25AE28" w:rsidR="003D69F6" w:rsidRPr="00011901" w:rsidRDefault="00DA320A">
            <w:pPr>
              <w:pStyle w:val="Standard"/>
              <w:snapToGrid w:val="0"/>
              <w:rPr>
                <w:bCs/>
                <w:lang w:val="en-GB"/>
                <w:rPrChange w:id="66" w:author="aaron vera" w:date="2021-01-18T19:23:00Z">
                  <w:rPr>
                    <w:b/>
                    <w:lang w:val="en-GB"/>
                  </w:rPr>
                </w:rPrChange>
              </w:rPr>
            </w:pPr>
            <w:ins w:id="67" w:author="aaron vera" w:date="2021-01-18T19:22:00Z">
              <w:r w:rsidRPr="00011901">
                <w:rPr>
                  <w:bCs/>
                  <w:lang w:val="en-GB"/>
                  <w:rPrChange w:id="68" w:author="aaron vera" w:date="2021-01-18T19:23:00Z">
                    <w:rPr>
                      <w:b/>
                      <w:lang w:val="en-GB"/>
                    </w:rPr>
                  </w:rPrChange>
                </w:rPr>
                <w:t>HOPARK-001</w:t>
              </w:r>
            </w:ins>
          </w:p>
        </w:tc>
      </w:tr>
    </w:tbl>
    <w:p w14:paraId="77E377DE" w14:textId="03970A1A" w:rsidR="003D69F6" w:rsidDel="00DA320A" w:rsidRDefault="003D69F6">
      <w:pPr>
        <w:pStyle w:val="Standard"/>
        <w:ind w:left="360"/>
        <w:rPr>
          <w:del w:id="69" w:author="aaron vera" w:date="2021-01-18T19:22:00Z"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630"/>
        <w:gridCol w:w="3519"/>
        <w:gridCol w:w="1439"/>
        <w:gridCol w:w="2142"/>
      </w:tblGrid>
      <w:tr w:rsidR="003D69F6" w14:paraId="339B9387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A870B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Responsable</w:t>
            </w:r>
            <w:proofErr w:type="spellEnd"/>
            <w:r>
              <w:rPr>
                <w:b/>
                <w:lang w:val="en-GB"/>
              </w:rPr>
              <w:t>: Esteban Aarón Vera Reyes</w:t>
            </w:r>
          </w:p>
        </w:tc>
      </w:tr>
      <w:tr w:rsidR="003D69F6" w14:paraId="434B814A" w14:textId="77777777"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277767C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096815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FEAE357" w14:textId="77777777" w:rsidR="003D69F6" w:rsidRDefault="00EB344F">
            <w:pPr>
              <w:pStyle w:val="Standard"/>
              <w:jc w:val="right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Prioridad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0683C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3D69F6" w14:paraId="5547B522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2ABD644" w14:textId="77777777" w:rsidR="003D69F6" w:rsidRDefault="00EB344F">
            <w:pPr>
              <w:pStyle w:val="Standard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Descripción</w:t>
            </w:r>
            <w:r>
              <w:rPr>
                <w:lang w:val="en-GB"/>
              </w:rPr>
              <w:t xml:space="preserve">: Gestión de </w:t>
            </w:r>
            <w:proofErr w:type="spellStart"/>
            <w:r>
              <w:rPr>
                <w:lang w:val="en-GB"/>
              </w:rPr>
              <w:t>Recarga</w:t>
            </w:r>
            <w:proofErr w:type="spellEnd"/>
          </w:p>
        </w:tc>
      </w:tr>
      <w:tr w:rsidR="003D69F6" w14:paraId="4BC5109C" w14:textId="77777777">
        <w:trPr>
          <w:trHeight w:val="111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CCFAA" w14:textId="3589FBE8" w:rsidR="003D69F6" w:rsidDel="00297C2E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del w:id="70" w:author="aaron vera" w:date="2021-01-18T19:22:00Z"/>
                <w:lang w:val="es-EC"/>
              </w:rPr>
            </w:pPr>
            <w:commentRangeStart w:id="71"/>
            <w:del w:id="72" w:author="aaron vera" w:date="2021-01-18T19:22:00Z">
              <w:r w:rsidDel="00297C2E">
                <w:rPr>
                  <w:lang w:val="es-EC"/>
                </w:rPr>
                <w:delText>Ingresar al Sistema mediante un usuario y clave.</w:delText>
              </w:r>
            </w:del>
            <w:commentRangeEnd w:id="71"/>
            <w:ins w:id="73" w:author="Guillermo Pizarro" w:date="2021-01-18T01:42:00Z">
              <w:del w:id="74" w:author="aaron vera" w:date="2021-01-18T19:22:00Z">
                <w:r w:rsidDel="00297C2E">
                  <w:commentReference w:id="71"/>
                </w:r>
              </w:del>
            </w:ins>
          </w:p>
          <w:p w14:paraId="0FB77F55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>Permitir ingresar, modificar y eliminar una recarga (método de pago, cantidad).</w:t>
            </w:r>
          </w:p>
          <w:p w14:paraId="0D9C99CD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 xml:space="preserve">Que el sistema pueda ser seguro y que solo </w:t>
            </w:r>
            <w:r>
              <w:rPr>
                <w:lang w:val="es-EC"/>
              </w:rPr>
              <w:t>puedan ingresar las personas que se encuentren registradas como usuarios activos.</w:t>
            </w:r>
          </w:p>
        </w:tc>
      </w:tr>
      <w:tr w:rsidR="003D69F6" w14:paraId="40FF25D1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21B00EB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Fuente:</w:t>
            </w:r>
          </w:p>
        </w:tc>
      </w:tr>
      <w:tr w:rsidR="003D69F6" w14:paraId="2316E96B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A92BA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Gerente</w:t>
            </w:r>
          </w:p>
          <w:p w14:paraId="08BBAE35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Administrador</w:t>
            </w:r>
          </w:p>
        </w:tc>
      </w:tr>
      <w:tr w:rsidR="003D69F6" w14:paraId="08B06B46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1057042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Dependencias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</w:tr>
      <w:tr w:rsidR="003D69F6" w14:paraId="480302B0" w14:textId="77777777">
        <w:trPr>
          <w:trHeight w:val="55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000FE" w14:textId="2AC4A208" w:rsidR="003D69F6" w:rsidRPr="00011901" w:rsidRDefault="00297C2E">
            <w:pPr>
              <w:pStyle w:val="Standard"/>
              <w:snapToGrid w:val="0"/>
              <w:rPr>
                <w:bCs/>
                <w:lang w:val="en-GB"/>
                <w:rPrChange w:id="75" w:author="aaron vera" w:date="2021-01-18T19:23:00Z">
                  <w:rPr>
                    <w:b/>
                    <w:lang w:val="en-GB"/>
                  </w:rPr>
                </w:rPrChange>
              </w:rPr>
            </w:pPr>
            <w:ins w:id="76" w:author="aaron vera" w:date="2021-01-18T19:22:00Z">
              <w:r w:rsidRPr="00011901">
                <w:rPr>
                  <w:bCs/>
                  <w:lang w:val="en-GB"/>
                  <w:rPrChange w:id="77" w:author="aaron vera" w:date="2021-01-18T19:23:00Z">
                    <w:rPr>
                      <w:b/>
                      <w:lang w:val="en-GB"/>
                    </w:rPr>
                  </w:rPrChange>
                </w:rPr>
                <w:t>HOPARK-001</w:t>
              </w:r>
            </w:ins>
          </w:p>
        </w:tc>
      </w:tr>
    </w:tbl>
    <w:p w14:paraId="368B01DD" w14:textId="77777777" w:rsidR="003D69F6" w:rsidRDefault="003D69F6">
      <w:pPr>
        <w:pStyle w:val="Standard"/>
        <w:ind w:left="360"/>
        <w:rPr>
          <w:lang w:val="en-GB"/>
        </w:rPr>
      </w:pPr>
    </w:p>
    <w:p w14:paraId="0DD352A8" w14:textId="6858512E" w:rsidR="003D69F6" w:rsidDel="001716D5" w:rsidRDefault="003D69F6">
      <w:pPr>
        <w:pStyle w:val="Standard"/>
        <w:ind w:left="360"/>
        <w:rPr>
          <w:del w:id="78" w:author="aaron vera" w:date="2021-01-18T19:25:00Z"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630"/>
        <w:gridCol w:w="3519"/>
        <w:gridCol w:w="1439"/>
        <w:gridCol w:w="2142"/>
      </w:tblGrid>
      <w:tr w:rsidR="003D69F6" w14:paraId="22675C9C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6A290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Responsable</w:t>
            </w:r>
            <w:proofErr w:type="spellEnd"/>
            <w:r>
              <w:rPr>
                <w:b/>
                <w:lang w:val="en-GB"/>
              </w:rPr>
              <w:t>: Esteban Aarón Vera Reyes</w:t>
            </w:r>
          </w:p>
        </w:tc>
      </w:tr>
      <w:tr w:rsidR="003D69F6" w14:paraId="1312925B" w14:textId="77777777"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2588E88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60EAA5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16A3DF" w14:textId="77777777" w:rsidR="003D69F6" w:rsidRDefault="00EB344F">
            <w:pPr>
              <w:pStyle w:val="Standard"/>
              <w:jc w:val="right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Prioridad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95305" w14:textId="77777777" w:rsidR="003D69F6" w:rsidRDefault="00EB344F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3D69F6" w14:paraId="7A98B0A5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A8565A1" w14:textId="77777777" w:rsidR="003D69F6" w:rsidRDefault="00EB344F">
            <w:pPr>
              <w:pStyle w:val="Standard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Descripción</w:t>
            </w:r>
            <w:r>
              <w:rPr>
                <w:lang w:val="en-GB"/>
              </w:rPr>
              <w:t xml:space="preserve">: Gestión de </w:t>
            </w:r>
            <w:proofErr w:type="spellStart"/>
            <w:r>
              <w:rPr>
                <w:lang w:val="en-GB"/>
              </w:rPr>
              <w:t>Reserva</w:t>
            </w:r>
            <w:proofErr w:type="spellEnd"/>
          </w:p>
        </w:tc>
      </w:tr>
      <w:tr w:rsidR="003D69F6" w14:paraId="5D491F5D" w14:textId="77777777">
        <w:trPr>
          <w:trHeight w:val="111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D9E01" w14:textId="46B132E2" w:rsidR="003D69F6" w:rsidDel="00297C2E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del w:id="79" w:author="aaron vera" w:date="2021-01-18T19:23:00Z"/>
                <w:lang w:val="es-EC"/>
              </w:rPr>
            </w:pPr>
            <w:commentRangeStart w:id="80"/>
            <w:del w:id="81" w:author="aaron vera" w:date="2021-01-18T19:23:00Z">
              <w:r w:rsidDel="00297C2E">
                <w:rPr>
                  <w:lang w:val="es-EC"/>
                </w:rPr>
                <w:delText>Ingresar al Sistema mediante un usuario y clave.</w:delText>
              </w:r>
            </w:del>
            <w:commentRangeEnd w:id="80"/>
            <w:ins w:id="82" w:author="Guillermo Pizarro" w:date="2021-01-18T01:43:00Z">
              <w:del w:id="83" w:author="aaron vera" w:date="2021-01-18T19:23:00Z">
                <w:r w:rsidDel="00297C2E">
                  <w:commentReference w:id="80"/>
                </w:r>
              </w:del>
            </w:ins>
          </w:p>
          <w:p w14:paraId="5B637423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>Permitir ingresar, modificar y eliminar una reserva (cantidad de puestos, parqueadero).</w:t>
            </w:r>
          </w:p>
          <w:p w14:paraId="116B5283" w14:textId="77777777" w:rsidR="003D69F6" w:rsidRDefault="00EB344F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</w:rPr>
            </w:pPr>
            <w:r>
              <w:rPr>
                <w:lang w:val="es-EC"/>
              </w:rPr>
              <w:t xml:space="preserve">Que el sistema pueda ser seguro y que solo puedan ingresar las personas que se encuentren registradas como usuarios </w:t>
            </w:r>
            <w:r>
              <w:rPr>
                <w:lang w:val="es-EC"/>
              </w:rPr>
              <w:t>activos.</w:t>
            </w:r>
          </w:p>
        </w:tc>
      </w:tr>
      <w:tr w:rsidR="003D69F6" w14:paraId="4BF625C9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9452054" w14:textId="77777777" w:rsidR="003D69F6" w:rsidRDefault="00EB344F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Fuente:</w:t>
            </w:r>
          </w:p>
        </w:tc>
      </w:tr>
      <w:tr w:rsidR="003D69F6" w14:paraId="7D053F5E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45FBE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Gerente</w:t>
            </w:r>
          </w:p>
          <w:p w14:paraId="51A9E00D" w14:textId="77777777" w:rsidR="003D69F6" w:rsidRDefault="00EB344F">
            <w:pPr>
              <w:pStyle w:val="Standard"/>
              <w:numPr>
                <w:ilvl w:val="0"/>
                <w:numId w:val="2"/>
              </w:numPr>
              <w:snapToGrid w:val="0"/>
              <w:rPr>
                <w:sz w:val="32"/>
                <w:szCs w:val="32"/>
                <w:lang w:val="es-EC"/>
              </w:rPr>
            </w:pPr>
            <w:r>
              <w:rPr>
                <w:lang w:val="es-EC"/>
              </w:rPr>
              <w:t>Administrador</w:t>
            </w:r>
          </w:p>
        </w:tc>
      </w:tr>
      <w:tr w:rsidR="003D69F6" w14:paraId="7F44AC90" w14:textId="77777777"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5CE186" w14:textId="77777777" w:rsidR="003D69F6" w:rsidRDefault="00EB344F">
            <w:pPr>
              <w:pStyle w:val="Standard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Dependencias</w:t>
            </w:r>
            <w:proofErr w:type="spellEnd"/>
            <w:r>
              <w:rPr>
                <w:b/>
                <w:lang w:val="en-GB"/>
              </w:rPr>
              <w:t>:</w:t>
            </w:r>
          </w:p>
        </w:tc>
      </w:tr>
      <w:tr w:rsidR="003D69F6" w14:paraId="0E7533C6" w14:textId="77777777">
        <w:trPr>
          <w:trHeight w:val="550"/>
        </w:trPr>
        <w:tc>
          <w:tcPr>
            <w:tcW w:w="8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D1D2E" w14:textId="51D5AFAA" w:rsidR="003D69F6" w:rsidRPr="00011901" w:rsidRDefault="00297C2E">
            <w:pPr>
              <w:pStyle w:val="Standard"/>
              <w:snapToGrid w:val="0"/>
              <w:rPr>
                <w:bCs/>
                <w:lang w:val="en-GB"/>
                <w:rPrChange w:id="84" w:author="aaron vera" w:date="2021-01-18T19:23:00Z">
                  <w:rPr>
                    <w:b/>
                    <w:lang w:val="en-GB"/>
                  </w:rPr>
                </w:rPrChange>
              </w:rPr>
            </w:pPr>
            <w:ins w:id="85" w:author="aaron vera" w:date="2021-01-18T19:23:00Z">
              <w:r w:rsidRPr="00011901">
                <w:rPr>
                  <w:bCs/>
                  <w:lang w:val="en-GB"/>
                  <w:rPrChange w:id="86" w:author="aaron vera" w:date="2021-01-18T19:23:00Z">
                    <w:rPr>
                      <w:b/>
                      <w:lang w:val="en-GB"/>
                    </w:rPr>
                  </w:rPrChange>
                </w:rPr>
                <w:t>HOPARK-001</w:t>
              </w:r>
            </w:ins>
          </w:p>
        </w:tc>
      </w:tr>
    </w:tbl>
    <w:p w14:paraId="414FE009" w14:textId="14464F2E" w:rsidR="003D69F6" w:rsidDel="001716D5" w:rsidRDefault="003D69F6">
      <w:pPr>
        <w:widowControl/>
        <w:suppressAutoHyphens w:val="0"/>
        <w:textAlignment w:val="auto"/>
        <w:rPr>
          <w:del w:id="87" w:author="aaron vera" w:date="2021-01-18T19:25:00Z"/>
          <w:rFonts w:ascii="Times New Roman" w:eastAsia="Times New Roman" w:hAnsi="Times New Roman" w:cs="Times New Roman"/>
          <w:kern w:val="0"/>
          <w:lang w:eastAsia="es-EC" w:bidi="ar-SA"/>
        </w:rPr>
      </w:pPr>
    </w:p>
    <w:p w14:paraId="3052A072" w14:textId="77777777" w:rsidR="003D69F6" w:rsidRDefault="003D69F6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8777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650"/>
        <w:gridCol w:w="3475"/>
        <w:gridCol w:w="1530"/>
        <w:gridCol w:w="2122"/>
      </w:tblGrid>
      <w:tr w:rsidR="003D69F6" w14:paraId="381F5A66" w14:textId="77777777"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13D2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Responsable: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Goyes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Redroban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 Roberto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Leonidas</w:t>
            </w:r>
            <w:proofErr w:type="spellEnd"/>
          </w:p>
        </w:tc>
      </w:tr>
      <w:tr w:rsidR="003D69F6" w14:paraId="0DA5D642" w14:textId="77777777"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5DBBF51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ID: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4C1B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 w:bidi="ar-SA"/>
              </w:rPr>
              <w:t>HOPARK-006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C3FA52B" w14:textId="77777777" w:rsidR="003D69F6" w:rsidRDefault="00EB344F">
            <w:pPr>
              <w:widowControl/>
              <w:suppressAutoHyphens w:val="0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Prioridad: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11C0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OBLIGATORIO</w:t>
            </w:r>
          </w:p>
        </w:tc>
      </w:tr>
      <w:tr w:rsidR="003D69F6" w14:paraId="1E320655" w14:textId="77777777"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195DD8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Descripción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: Gestión de Parqueo Favorito</w:t>
            </w:r>
          </w:p>
        </w:tc>
      </w:tr>
      <w:tr w:rsidR="003D69F6" w14:paraId="723A990A" w14:textId="77777777">
        <w:trPr>
          <w:trHeight w:val="1110"/>
        </w:trPr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9CB6" w14:textId="4758BD5D" w:rsidR="003D69F6" w:rsidDel="00011901" w:rsidRDefault="00EB344F">
            <w:pPr>
              <w:widowControl/>
              <w:numPr>
                <w:ilvl w:val="0"/>
                <w:numId w:val="3"/>
              </w:numPr>
              <w:suppressAutoHyphens w:val="0"/>
              <w:rPr>
                <w:del w:id="88" w:author="aaron vera" w:date="2021-01-18T19:23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commentRangeStart w:id="89"/>
            <w:del w:id="90" w:author="aaron vera" w:date="2021-01-18T19:23:00Z">
              <w:r w:rsidDel="00011901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Ingresar al Sistema mediante un usuario y clave.</w:delText>
              </w:r>
            </w:del>
            <w:commentRangeEnd w:id="89"/>
            <w:ins w:id="91" w:author="Guillermo Pizarro" w:date="2021-01-18T01:44:00Z">
              <w:del w:id="92" w:author="aaron vera" w:date="2021-01-18T19:23:00Z">
                <w:r w:rsidDel="00011901">
                  <w:commentReference w:id="89"/>
                </w:r>
              </w:del>
            </w:ins>
          </w:p>
          <w:p w14:paraId="576D9D93" w14:textId="77777777" w:rsidR="003D69F6" w:rsidRDefault="00EB344F">
            <w:pPr>
              <w:widowControl/>
              <w:numPr>
                <w:ilvl w:val="0"/>
                <w:numId w:val="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 xml:space="preserve">Permitir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agregar, eliminar y buscar un Parqueo Favorito.</w:t>
            </w:r>
          </w:p>
          <w:p w14:paraId="2342F7BB" w14:textId="77777777" w:rsidR="003D69F6" w:rsidRDefault="00EB344F">
            <w:pPr>
              <w:widowControl/>
              <w:numPr>
                <w:ilvl w:val="0"/>
                <w:numId w:val="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En la búsqueda los Parqueos Favoritos aparecerán en orden de agregación, y podrá buscar por nombre de establecimiento, puntaje, capacidad disponibilidad, ciudad y además por dirección (calle o sector).</w:t>
            </w:r>
          </w:p>
          <w:p w14:paraId="5B26954D" w14:textId="77777777" w:rsidR="003D69F6" w:rsidRDefault="00EB344F">
            <w:pPr>
              <w:widowControl/>
              <w:numPr>
                <w:ilvl w:val="0"/>
                <w:numId w:val="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La inf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ormación que aparecerá en Parqueo Favorito es: Fotos del Lugar, Puntaje, Capacidad de Establecimiento, Disponibles, Ciudad, Dirección y la opción de poder Reservar directamente.</w:t>
            </w:r>
          </w:p>
        </w:tc>
      </w:tr>
      <w:tr w:rsidR="003D69F6" w14:paraId="2F4812AB" w14:textId="77777777"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0E0E51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Fuente:</w:t>
            </w:r>
          </w:p>
        </w:tc>
      </w:tr>
      <w:tr w:rsidR="003D69F6" w14:paraId="084C3A63" w14:textId="77777777"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EA68" w14:textId="77777777" w:rsidR="003D69F6" w:rsidRDefault="00EB344F">
            <w:pPr>
              <w:widowControl/>
              <w:numPr>
                <w:ilvl w:val="0"/>
                <w:numId w:val="4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Gerente.</w:t>
            </w:r>
          </w:p>
          <w:p w14:paraId="6D2D9223" w14:textId="77777777" w:rsidR="003D69F6" w:rsidRDefault="00EB344F">
            <w:pPr>
              <w:widowControl/>
              <w:numPr>
                <w:ilvl w:val="0"/>
                <w:numId w:val="4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lastRenderedPageBreak/>
              <w:t>Administrador.</w:t>
            </w:r>
          </w:p>
        </w:tc>
      </w:tr>
      <w:tr w:rsidR="003D69F6" w14:paraId="188AED78" w14:textId="77777777"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F688A34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lastRenderedPageBreak/>
              <w:t>Dependencias:</w:t>
            </w:r>
          </w:p>
        </w:tc>
      </w:tr>
      <w:tr w:rsidR="003D69F6" w14:paraId="303B7E2C" w14:textId="77777777">
        <w:trPr>
          <w:trHeight w:hRule="exact" w:val="550"/>
        </w:trPr>
        <w:tc>
          <w:tcPr>
            <w:tcW w:w="87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E2BF" w14:textId="5653193F" w:rsidR="003D69F6" w:rsidRDefault="00011901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ins w:id="93" w:author="aaron vera" w:date="2021-01-18T19:23:00Z">
              <w:r>
                <w:rPr>
                  <w:rFonts w:ascii="Times New Roman" w:eastAsia="Times New Roman" w:hAnsi="Times New Roman" w:cs="Times New Roman"/>
                  <w:kern w:val="0"/>
                  <w:lang w:eastAsia="es-EC" w:bidi="ar-SA"/>
                </w:rPr>
                <w:t>HOPARK-001</w:t>
              </w:r>
            </w:ins>
          </w:p>
        </w:tc>
      </w:tr>
    </w:tbl>
    <w:p w14:paraId="75642E14" w14:textId="77777777" w:rsidR="003D69F6" w:rsidRDefault="003D69F6">
      <w:pPr>
        <w:widowControl/>
        <w:suppressAutoHyphens w:val="0"/>
        <w:spacing w:after="240"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881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615"/>
        <w:gridCol w:w="3511"/>
        <w:gridCol w:w="1342"/>
        <w:gridCol w:w="2347"/>
      </w:tblGrid>
      <w:tr w:rsidR="003D69F6" w14:paraId="446662C1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BC24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Responsable: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Goyes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Redroban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 xml:space="preserve"> Roberto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Leonidas</w:t>
            </w:r>
            <w:proofErr w:type="spellEnd"/>
          </w:p>
        </w:tc>
      </w:tr>
      <w:tr w:rsidR="003D69F6" w14:paraId="7EED0EB5" w14:textId="77777777"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6E7705D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ID: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68FE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 w:bidi="ar-SA"/>
              </w:rPr>
              <w:t>HOPARK-007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49E9D81" w14:textId="77777777" w:rsidR="003D69F6" w:rsidRDefault="00EB344F">
            <w:pPr>
              <w:widowControl/>
              <w:suppressAutoHyphens w:val="0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Prioridad: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57C6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OBLIGATORIO</w:t>
            </w:r>
          </w:p>
        </w:tc>
      </w:tr>
      <w:tr w:rsidR="003D69F6" w14:paraId="0AE608FA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75A3667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Descripción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: Ayuda</w:t>
            </w:r>
          </w:p>
        </w:tc>
      </w:tr>
      <w:tr w:rsidR="003D69F6" w14:paraId="7EA52100" w14:textId="77777777">
        <w:trPr>
          <w:trHeight w:val="1110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2674" w14:textId="557CC5A5" w:rsidR="003D69F6" w:rsidDel="001563EC" w:rsidRDefault="00EB344F">
            <w:pPr>
              <w:widowControl/>
              <w:numPr>
                <w:ilvl w:val="0"/>
                <w:numId w:val="5"/>
              </w:numPr>
              <w:suppressAutoHyphens w:val="0"/>
              <w:rPr>
                <w:del w:id="94" w:author="aaron vera" w:date="2021-01-18T19:24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commentRangeStart w:id="95"/>
            <w:del w:id="96" w:author="aaron vera" w:date="2021-01-18T19:24:00Z">
              <w:r w:rsidDel="001563EC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Ingresar al Sistema mediante un usuario y clave.</w:delText>
              </w:r>
            </w:del>
            <w:commentRangeEnd w:id="95"/>
            <w:ins w:id="97" w:author="Guillermo Pizarro" w:date="2021-01-18T01:45:00Z">
              <w:del w:id="98" w:author="aaron vera" w:date="2021-01-18T19:24:00Z">
                <w:r w:rsidDel="001563EC">
                  <w:commentReference w:id="95"/>
                </w:r>
              </w:del>
            </w:ins>
          </w:p>
          <w:p w14:paraId="4C16FC7E" w14:textId="77777777" w:rsidR="003D69F6" w:rsidRDefault="00EB344F">
            <w:pPr>
              <w:widowControl/>
              <w:numPr>
                <w:ilvl w:val="0"/>
                <w:numId w:val="5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Podrá acceder a esta opción desde la barra de menú.</w:t>
            </w:r>
          </w:p>
          <w:p w14:paraId="28E14B23" w14:textId="76CB229E" w:rsidR="003D69F6" w:rsidDel="001563EC" w:rsidRDefault="00EB344F" w:rsidP="002729AF">
            <w:pPr>
              <w:widowControl/>
              <w:numPr>
                <w:ilvl w:val="0"/>
                <w:numId w:val="5"/>
              </w:numPr>
              <w:suppressAutoHyphens w:val="0"/>
              <w:rPr>
                <w:del w:id="99" w:author="aaron vera" w:date="2021-01-18T19:24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 xml:space="preserve">En esta opción podrá encontrar la información y dirección de 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empresa para pedir soporte y ayuda con respeto al funcionamiento del sistema.</w:t>
            </w:r>
          </w:p>
          <w:p w14:paraId="660C3DA0" w14:textId="46DF123A" w:rsidR="003D69F6" w:rsidRDefault="00EB344F" w:rsidP="002729AF">
            <w:pPr>
              <w:widowControl/>
              <w:numPr>
                <w:ilvl w:val="0"/>
                <w:numId w:val="5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commentRangeStart w:id="100"/>
            <w:del w:id="101" w:author="aaron vera" w:date="2021-01-18T19:24:00Z">
              <w:r w:rsidDel="001563EC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Además, encontrará un asistente inteligente en el cual podrá realizar preguntas básicas de cómo funciona el sistema.</w:delText>
              </w:r>
            </w:del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 </w:t>
            </w:r>
            <w:commentRangeEnd w:id="100"/>
            <w:ins w:id="102" w:author="Guillermo Pizarro" w:date="2021-01-18T01:46:00Z">
              <w:r>
                <w:commentReference w:id="100"/>
              </w:r>
            </w:ins>
          </w:p>
        </w:tc>
      </w:tr>
      <w:tr w:rsidR="003D69F6" w14:paraId="55B77B4A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FF00333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Fuente:</w:t>
            </w:r>
          </w:p>
        </w:tc>
      </w:tr>
      <w:tr w:rsidR="003D69F6" w14:paraId="78318FF2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B5D3" w14:textId="77777777" w:rsidR="003D69F6" w:rsidRDefault="00EB344F">
            <w:pPr>
              <w:widowControl/>
              <w:numPr>
                <w:ilvl w:val="0"/>
                <w:numId w:val="6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Gerente.</w:t>
            </w:r>
          </w:p>
          <w:p w14:paraId="0BA947BB" w14:textId="77777777" w:rsidR="003D69F6" w:rsidRDefault="00EB344F">
            <w:pPr>
              <w:widowControl/>
              <w:numPr>
                <w:ilvl w:val="0"/>
                <w:numId w:val="6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Administrador.</w:t>
            </w:r>
          </w:p>
        </w:tc>
      </w:tr>
      <w:tr w:rsidR="003D69F6" w14:paraId="7129BB7A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06C2DE7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Dependencias:</w:t>
            </w:r>
          </w:p>
        </w:tc>
      </w:tr>
      <w:tr w:rsidR="003D69F6" w14:paraId="43693665" w14:textId="77777777">
        <w:trPr>
          <w:trHeight w:hRule="exact" w:val="550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18E0" w14:textId="66F2FC0E" w:rsidR="003D69F6" w:rsidRDefault="001563EC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ins w:id="103" w:author="aaron vera" w:date="2021-01-18T19:24:00Z">
              <w:r>
                <w:rPr>
                  <w:rFonts w:ascii="Times New Roman" w:eastAsia="Times New Roman" w:hAnsi="Times New Roman" w:cs="Times New Roman"/>
                  <w:kern w:val="0"/>
                  <w:lang w:eastAsia="es-EC" w:bidi="ar-SA"/>
                </w:rPr>
                <w:t>HOPARK-001</w:t>
              </w:r>
            </w:ins>
          </w:p>
        </w:tc>
      </w:tr>
    </w:tbl>
    <w:p w14:paraId="3658A58C" w14:textId="1F2F37C4" w:rsidR="003D69F6" w:rsidDel="001716D5" w:rsidRDefault="003D69F6">
      <w:pPr>
        <w:pStyle w:val="Standard"/>
        <w:ind w:left="360"/>
        <w:rPr>
          <w:del w:id="104" w:author="aaron vera" w:date="2021-01-18T19:25:00Z"/>
          <w:lang w:val="en-GB"/>
        </w:rPr>
      </w:pPr>
    </w:p>
    <w:p w14:paraId="01D3B212" w14:textId="77777777" w:rsidR="003D69F6" w:rsidRDefault="003D69F6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8815" w:type="dxa"/>
        <w:tblLook w:val="04A0" w:firstRow="1" w:lastRow="0" w:firstColumn="1" w:lastColumn="0" w:noHBand="0" w:noVBand="1"/>
      </w:tblPr>
      <w:tblGrid>
        <w:gridCol w:w="1615"/>
        <w:gridCol w:w="3511"/>
        <w:gridCol w:w="1349"/>
        <w:gridCol w:w="2340"/>
      </w:tblGrid>
      <w:tr w:rsidR="003D69F6" w14:paraId="418C8E11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1795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Responsable: Abdón Calderón</w:t>
            </w:r>
          </w:p>
        </w:tc>
      </w:tr>
      <w:tr w:rsidR="003D69F6" w14:paraId="7FA8EE84" w14:textId="77777777"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832F1F9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ID: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C874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HOPARK-008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C0BF2AB" w14:textId="77777777" w:rsidR="003D69F6" w:rsidRDefault="00EB344F">
            <w:pPr>
              <w:widowControl/>
              <w:suppressAutoHyphens w:val="0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Prioridad: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4C82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OBLIGATORIO</w:t>
            </w:r>
          </w:p>
        </w:tc>
      </w:tr>
      <w:tr w:rsidR="003D69F6" w14:paraId="56C84FF0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ED32F3F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Descripción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: Configuración</w:t>
            </w:r>
          </w:p>
        </w:tc>
      </w:tr>
      <w:tr w:rsidR="003D69F6" w14:paraId="644332FD" w14:textId="77777777">
        <w:trPr>
          <w:trHeight w:val="400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F9209" w14:textId="77777777" w:rsidR="003D69F6" w:rsidRDefault="00EB344F">
            <w:pPr>
              <w:widowControl/>
              <w:numPr>
                <w:ilvl w:val="0"/>
                <w:numId w:val="7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 xml:space="preserve">Mostrar una serie de opciones las cuales se podrá modificar (Idioma, ubicación, descuentos, actualizaciones de cuentas, ubicación 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parqueos de preferencias, notificaciones, datos móviles).</w:t>
            </w:r>
          </w:p>
          <w:p w14:paraId="33825A08" w14:textId="77777777" w:rsidR="003D69F6" w:rsidRDefault="00EB344F">
            <w:pPr>
              <w:widowControl/>
              <w:numPr>
                <w:ilvl w:val="0"/>
                <w:numId w:val="7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Permitir enlazar a la pantalla de modificar perfil.</w:t>
            </w:r>
          </w:p>
          <w:p w14:paraId="2AC4BAED" w14:textId="77777777" w:rsidR="003D69F6" w:rsidRDefault="00EB344F">
            <w:pPr>
              <w:widowControl/>
              <w:numPr>
                <w:ilvl w:val="0"/>
                <w:numId w:val="7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Permitir modificar contraseña del usuario.</w:t>
            </w:r>
          </w:p>
          <w:p w14:paraId="5843DDA7" w14:textId="77777777" w:rsidR="003D69F6" w:rsidRDefault="00EB344F">
            <w:pPr>
              <w:widowControl/>
              <w:numPr>
                <w:ilvl w:val="0"/>
                <w:numId w:val="7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Permitir modificar parqueos favoritos.</w:t>
            </w:r>
          </w:p>
          <w:p w14:paraId="3E9B3B6A" w14:textId="77777777" w:rsidR="003D69F6" w:rsidRDefault="00EB344F">
            <w:pPr>
              <w:widowControl/>
              <w:numPr>
                <w:ilvl w:val="0"/>
                <w:numId w:val="7"/>
              </w:num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Permitir guardar ubicaciones de preferencias.</w:t>
            </w:r>
          </w:p>
        </w:tc>
      </w:tr>
      <w:tr w:rsidR="003D69F6" w14:paraId="2A077B9A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107F9D1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Fuente:</w:t>
            </w:r>
          </w:p>
        </w:tc>
      </w:tr>
      <w:tr w:rsidR="003D69F6" w14:paraId="15515C80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105" w14:textId="77777777" w:rsidR="003D69F6" w:rsidRDefault="00EB344F">
            <w:pPr>
              <w:widowControl/>
              <w:numPr>
                <w:ilvl w:val="0"/>
                <w:numId w:val="8"/>
              </w:num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 xml:space="preserve">Ing.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 xml:space="preserve">Nelson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Carbo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  <w:t>, futuro usuario.</w:t>
            </w:r>
          </w:p>
        </w:tc>
      </w:tr>
      <w:tr w:rsidR="003D69F6" w14:paraId="2458F1B7" w14:textId="77777777"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D56571D" w14:textId="77777777" w:rsidR="003D69F6" w:rsidRDefault="00EB344F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  <w:t>Dependencias:</w:t>
            </w:r>
          </w:p>
        </w:tc>
      </w:tr>
      <w:tr w:rsidR="003D69F6" w14:paraId="75344A38" w14:textId="77777777">
        <w:trPr>
          <w:trHeight w:hRule="exact" w:val="550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CED4" w14:textId="77777777" w:rsidR="003D69F6" w:rsidRDefault="003D69F6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721030D1" w14:textId="77777777" w:rsidR="003D69F6" w:rsidRPr="001716D5" w:rsidRDefault="003D69F6">
      <w:pPr>
        <w:widowControl/>
        <w:suppressAutoHyphens w:val="0"/>
        <w:spacing w:after="240"/>
        <w:textAlignment w:val="auto"/>
        <w:rPr>
          <w:rFonts w:ascii="Times New Roman" w:eastAsia="Times New Roman" w:hAnsi="Times New Roman" w:cs="Times New Roman"/>
          <w:kern w:val="0"/>
          <w:sz w:val="6"/>
          <w:szCs w:val="6"/>
          <w:lang w:eastAsia="es-EC" w:bidi="ar-SA"/>
          <w:rPrChange w:id="105" w:author="aaron vera" w:date="2021-01-18T19:25:00Z">
            <w:rPr>
              <w:rFonts w:ascii="Times New Roman" w:eastAsia="Times New Roman" w:hAnsi="Times New Roman" w:cs="Times New Roman"/>
              <w:kern w:val="0"/>
              <w:lang w:eastAsia="es-EC" w:bidi="ar-SA"/>
            </w:rPr>
          </w:rPrChange>
        </w:rPr>
      </w:pPr>
    </w:p>
    <w:tbl>
      <w:tblPr>
        <w:tblW w:w="8815" w:type="dxa"/>
        <w:tblLook w:val="04A0" w:firstRow="1" w:lastRow="0" w:firstColumn="1" w:lastColumn="0" w:noHBand="0" w:noVBand="1"/>
      </w:tblPr>
      <w:tblGrid>
        <w:gridCol w:w="1615"/>
        <w:gridCol w:w="3511"/>
        <w:gridCol w:w="1349"/>
        <w:gridCol w:w="2340"/>
      </w:tblGrid>
      <w:tr w:rsidR="003D69F6" w:rsidDel="002729AF" w14:paraId="5ED3D0E0" w14:textId="070E1D92">
        <w:trPr>
          <w:del w:id="106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B709" w14:textId="32BC90DC" w:rsidR="003D69F6" w:rsidDel="002729AF" w:rsidRDefault="00EB344F">
            <w:pPr>
              <w:widowControl/>
              <w:suppressAutoHyphens w:val="0"/>
              <w:textAlignment w:val="auto"/>
              <w:rPr>
                <w:del w:id="107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08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Responsable: Est. Abdón Calderón</w:delText>
              </w:r>
            </w:del>
          </w:p>
        </w:tc>
      </w:tr>
      <w:tr w:rsidR="003D69F6" w:rsidDel="002729AF" w14:paraId="2ABFA4AB" w14:textId="6567C7C5">
        <w:trPr>
          <w:del w:id="109" w:author="aaron vera" w:date="2021-01-18T19:27:00Z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F00FDE8" w14:textId="43910EC1" w:rsidR="003D69F6" w:rsidDel="002729AF" w:rsidRDefault="00EB344F">
            <w:pPr>
              <w:widowControl/>
              <w:suppressAutoHyphens w:val="0"/>
              <w:textAlignment w:val="auto"/>
              <w:rPr>
                <w:del w:id="110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11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ID:</w:delText>
              </w:r>
            </w:del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B9FF" w14:textId="2EEFDC1B" w:rsidR="003D69F6" w:rsidDel="002729AF" w:rsidRDefault="00EB344F">
            <w:pPr>
              <w:widowControl/>
              <w:suppressAutoHyphens w:val="0"/>
              <w:textAlignment w:val="auto"/>
              <w:rPr>
                <w:del w:id="112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13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HOPARK-009</w:delText>
              </w:r>
            </w:del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A014A45" w14:textId="42DBB10E" w:rsidR="003D69F6" w:rsidDel="002729AF" w:rsidRDefault="00EB344F">
            <w:pPr>
              <w:widowControl/>
              <w:suppressAutoHyphens w:val="0"/>
              <w:jc w:val="right"/>
              <w:textAlignment w:val="auto"/>
              <w:rPr>
                <w:del w:id="114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15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Prioridad: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22B7" w14:textId="0124373D" w:rsidR="003D69F6" w:rsidDel="002729AF" w:rsidRDefault="00EB344F">
            <w:pPr>
              <w:widowControl/>
              <w:suppressAutoHyphens w:val="0"/>
              <w:textAlignment w:val="auto"/>
              <w:rPr>
                <w:del w:id="116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17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OBLIGATORIO</w:delText>
              </w:r>
            </w:del>
          </w:p>
        </w:tc>
      </w:tr>
      <w:tr w:rsidR="003D69F6" w:rsidDel="002729AF" w14:paraId="12C7F4EB" w14:textId="7B96572B">
        <w:trPr>
          <w:del w:id="118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1CF3F7" w14:textId="5967BBA4" w:rsidR="003D69F6" w:rsidDel="002729AF" w:rsidRDefault="00EB344F">
            <w:pPr>
              <w:widowControl/>
              <w:suppressAutoHyphens w:val="0"/>
              <w:textAlignment w:val="auto"/>
              <w:rPr>
                <w:del w:id="119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20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Descripción</w:delText>
              </w:r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 xml:space="preserve">: </w:delText>
              </w:r>
              <w:commentRangeStart w:id="121"/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Buscar Parqueo</w:delText>
              </w:r>
            </w:del>
            <w:commentRangeEnd w:id="121"/>
            <w:ins w:id="122" w:author="Guillermo Pizarro" w:date="2021-01-18T01:47:00Z">
              <w:del w:id="123" w:author="aaron vera" w:date="2021-01-18T19:27:00Z">
                <w:r w:rsidDel="002729AF">
                  <w:commentReference w:id="121"/>
                </w:r>
              </w:del>
            </w:ins>
          </w:p>
        </w:tc>
      </w:tr>
      <w:tr w:rsidR="003D69F6" w:rsidDel="002729AF" w14:paraId="57B2A04A" w14:textId="44B2278A">
        <w:trPr>
          <w:trHeight w:val="1110"/>
          <w:del w:id="124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98F7" w14:textId="3FCE40E0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25" w:author="aaron vera" w:date="2021-01-18T19:27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del w:id="126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Permitir por defecto buscar un parqueo cerca de la ubicación actual.</w:delText>
              </w:r>
            </w:del>
          </w:p>
          <w:p w14:paraId="03F7FB0D" w14:textId="10FD38FF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27" w:author="aaron vera" w:date="2021-01-18T19:27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del w:id="128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 xml:space="preserve">Dar opción a escribir y </w:delText>
              </w:r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buscar en el mapa lugares de preferencias.</w:delText>
              </w:r>
            </w:del>
          </w:p>
          <w:p w14:paraId="5B66C17E" w14:textId="1ADCF693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29" w:author="aaron vera" w:date="2021-01-18T19:27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del w:id="130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Permitir definir en el mapa por medio de un puntero la ubicación donde el usuario se dirija.</w:delText>
              </w:r>
            </w:del>
          </w:p>
          <w:p w14:paraId="1019D937" w14:textId="62E7B15F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31" w:author="aaron vera" w:date="2021-01-18T19:27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del w:id="132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Dar opción de ubicaciones registradas en favoritos.</w:delText>
              </w:r>
            </w:del>
          </w:p>
          <w:p w14:paraId="4AAECFAC" w14:textId="41A35923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33" w:author="aaron vera" w:date="2021-01-18T19:27:00Z"/>
                <w:rFonts w:ascii="Times New Roman" w:eastAsia="Times New Roman" w:hAnsi="Times New Roman" w:cs="Times New Roman"/>
                <w:color w:val="000000"/>
                <w:kern w:val="0"/>
                <w:lang w:eastAsia="es-EC" w:bidi="ar-SA"/>
              </w:rPr>
            </w:pPr>
            <w:del w:id="134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Dar opción a elegir ubicaciones donde ya se ha estado antes.</w:delText>
              </w:r>
            </w:del>
          </w:p>
          <w:p w14:paraId="2F61D845" w14:textId="519B0F98" w:rsidR="003D69F6" w:rsidDel="002729AF" w:rsidRDefault="00EB344F">
            <w:pPr>
              <w:widowControl/>
              <w:numPr>
                <w:ilvl w:val="0"/>
                <w:numId w:val="9"/>
              </w:numPr>
              <w:suppressAutoHyphens w:val="0"/>
              <w:rPr>
                <w:del w:id="135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36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Permitir filtrar parqueos por medio de puestos disponibles, estrellas de calificación, horario de atención y precios. </w:delText>
              </w:r>
            </w:del>
          </w:p>
        </w:tc>
      </w:tr>
      <w:tr w:rsidR="003D69F6" w:rsidDel="002729AF" w14:paraId="1B44E19B" w14:textId="0029EB3A">
        <w:trPr>
          <w:del w:id="137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ABC0CD3" w14:textId="01A3B380" w:rsidR="003D69F6" w:rsidDel="002729AF" w:rsidRDefault="00EB344F">
            <w:pPr>
              <w:widowControl/>
              <w:suppressAutoHyphens w:val="0"/>
              <w:textAlignment w:val="auto"/>
              <w:rPr>
                <w:del w:id="138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39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Fuente:</w:delText>
              </w:r>
            </w:del>
          </w:p>
        </w:tc>
      </w:tr>
      <w:tr w:rsidR="003D69F6" w:rsidDel="002729AF" w14:paraId="71EA8C68" w14:textId="08837F63">
        <w:trPr>
          <w:del w:id="140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0F7" w14:textId="6331CC9D" w:rsidR="003D69F6" w:rsidDel="002729AF" w:rsidRDefault="00EB344F">
            <w:pPr>
              <w:widowControl/>
              <w:numPr>
                <w:ilvl w:val="0"/>
                <w:numId w:val="10"/>
              </w:numPr>
              <w:suppressAutoHyphens w:val="0"/>
              <w:rPr>
                <w:del w:id="141" w:author="aaron vera" w:date="2021-01-18T19:27:00Z"/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C" w:bidi="ar-SA"/>
              </w:rPr>
            </w:pPr>
            <w:del w:id="142" w:author="aaron vera" w:date="2021-01-18T19:27:00Z">
              <w:r w:rsidDel="002729AF"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 w:bidi="ar-SA"/>
                </w:rPr>
                <w:delText>Ing. Nelson Carbo, futuro usuario.</w:delText>
              </w:r>
            </w:del>
          </w:p>
        </w:tc>
      </w:tr>
      <w:tr w:rsidR="003D69F6" w:rsidDel="002729AF" w14:paraId="4250559F" w14:textId="0E9606D0">
        <w:trPr>
          <w:del w:id="143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E197953" w14:textId="37BAA699" w:rsidR="003D69F6" w:rsidDel="002729AF" w:rsidRDefault="00EB344F">
            <w:pPr>
              <w:widowControl/>
              <w:suppressAutoHyphens w:val="0"/>
              <w:textAlignment w:val="auto"/>
              <w:rPr>
                <w:del w:id="144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del w:id="145" w:author="aaron vera" w:date="2021-01-18T19:27:00Z">
              <w:r w:rsidDel="002729AF">
                <w:rPr>
                  <w:rFonts w:ascii="Times New Roman" w:eastAsia="Times New Roman" w:hAnsi="Times New Roman" w:cs="Times New Roman"/>
                  <w:b/>
                  <w:bCs/>
                  <w:color w:val="000000"/>
                  <w:kern w:val="0"/>
                  <w:lang w:eastAsia="es-EC" w:bidi="ar-SA"/>
                </w:rPr>
                <w:delText>Dependencias:</w:delText>
              </w:r>
            </w:del>
          </w:p>
        </w:tc>
      </w:tr>
      <w:tr w:rsidR="003D69F6" w:rsidDel="002729AF" w14:paraId="31EA7349" w14:textId="2F6D71FE">
        <w:trPr>
          <w:trHeight w:hRule="exact" w:val="550"/>
          <w:del w:id="146" w:author="aaron vera" w:date="2021-01-18T19:27:00Z"/>
        </w:trPr>
        <w:tc>
          <w:tcPr>
            <w:tcW w:w="8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80E4" w14:textId="2C901B20" w:rsidR="003D69F6" w:rsidDel="002729AF" w:rsidRDefault="003D69F6">
            <w:pPr>
              <w:widowControl/>
              <w:suppressAutoHyphens w:val="0"/>
              <w:textAlignment w:val="auto"/>
              <w:rPr>
                <w:del w:id="147" w:author="aaron vera" w:date="2021-01-18T19:27:00Z"/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0A5583CD" w14:textId="77777777" w:rsidR="003D69F6" w:rsidRDefault="003D69F6" w:rsidP="002729AF">
      <w:pPr>
        <w:pStyle w:val="Standard"/>
        <w:rPr>
          <w:lang w:val="en-GB"/>
        </w:rPr>
        <w:pPrChange w:id="148" w:author="aaron vera" w:date="2021-01-18T19:27:00Z">
          <w:pPr>
            <w:pStyle w:val="Standard"/>
            <w:ind w:left="360"/>
          </w:pPr>
        </w:pPrChange>
      </w:pPr>
    </w:p>
    <w:sectPr w:rsidR="003D69F6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1" w:author="Guillermo Pizarro" w:date="2021-01-18T01:40:00Z" w:initials="GP">
    <w:p w14:paraId="0DADFF81" w14:textId="77777777" w:rsidR="003D69F6" w:rsidRDefault="00EB344F">
      <w:r>
        <w:rPr>
          <w:sz w:val="20"/>
        </w:rPr>
        <w:t>No olvide mencionar el usuario y la clave.</w:t>
      </w:r>
    </w:p>
  </w:comment>
  <w:comment w:id="13" w:author="Guillermo Pizarro" w:date="2021-01-18T01:42:00Z" w:initials="GP">
    <w:p w14:paraId="672FBBE5" w14:textId="77777777" w:rsidR="003D69F6" w:rsidRDefault="00EB344F">
      <w:r>
        <w:rPr>
          <w:sz w:val="20"/>
        </w:rPr>
        <w:t>¿Quién hace que un usuario sea activo?</w:t>
      </w:r>
    </w:p>
  </w:comment>
  <w:comment w:id="21" w:author="Guillermo Pizarro" w:date="2021-01-18T01:36:00Z" w:initials="GP">
    <w:p w14:paraId="2D483DB3" w14:textId="77777777" w:rsidR="003D69F6" w:rsidRDefault="00EB344F">
      <w:r>
        <w:rPr>
          <w:sz w:val="20"/>
        </w:rPr>
        <w:t>Ya no es necesario colocar esto, lo que sí, habría que colocar en dependencias el código del requerimiento anterior.</w:t>
      </w:r>
    </w:p>
  </w:comment>
  <w:comment w:id="36" w:author="Guillermo Pizarro" w:date="2021-01-18T01:43:00Z" w:initials="GP">
    <w:p w14:paraId="4773B905" w14:textId="77777777" w:rsidR="003D69F6" w:rsidRDefault="00EB344F">
      <w:r>
        <w:rPr>
          <w:sz w:val="20"/>
        </w:rPr>
        <w:t xml:space="preserve">Colocarlo como dependencia del </w:t>
      </w:r>
      <w:r>
        <w:rPr>
          <w:sz w:val="20"/>
        </w:rPr>
        <w:t>anterior requerimiento.</w:t>
      </w:r>
    </w:p>
  </w:comment>
  <w:comment w:id="57" w:author="Guillermo Pizarro" w:date="2021-01-18T01:40:00Z" w:initials="GP">
    <w:p w14:paraId="3D8DC91C" w14:textId="77777777" w:rsidR="003D69F6" w:rsidRDefault="00EB344F">
      <w:r>
        <w:rPr>
          <w:sz w:val="20"/>
        </w:rPr>
        <w:t>El mismo comentario que el anterior requerimiento.</w:t>
      </w:r>
    </w:p>
  </w:comment>
  <w:comment w:id="71" w:author="Guillermo Pizarro" w:date="2021-01-18T01:42:00Z" w:initials="GP">
    <w:p w14:paraId="03691E47" w14:textId="77777777" w:rsidR="003D69F6" w:rsidRDefault="00EB344F">
      <w:r>
        <w:rPr>
          <w:sz w:val="20"/>
        </w:rPr>
        <w:t>El mismo comentario que el anterior requerimiento.</w:t>
      </w:r>
    </w:p>
  </w:comment>
  <w:comment w:id="80" w:author="Guillermo Pizarro" w:date="2021-01-18T01:43:00Z" w:initials="GP">
    <w:p w14:paraId="72BB3ADE" w14:textId="77777777" w:rsidR="003D69F6" w:rsidRDefault="00EB344F">
      <w:r>
        <w:rPr>
          <w:sz w:val="20"/>
        </w:rPr>
        <w:t>Lo mismo que el anterior.</w:t>
      </w:r>
    </w:p>
  </w:comment>
  <w:comment w:id="89" w:author="Guillermo Pizarro" w:date="2021-01-18T01:44:00Z" w:initials="GP">
    <w:p w14:paraId="13CE55E1" w14:textId="77777777" w:rsidR="003D69F6" w:rsidRDefault="00EB344F">
      <w:r>
        <w:rPr>
          <w:sz w:val="20"/>
        </w:rPr>
        <w:t>Lo mismo que al anterior requerimiento.</w:t>
      </w:r>
    </w:p>
  </w:comment>
  <w:comment w:id="95" w:author="Guillermo Pizarro" w:date="2021-01-18T01:45:00Z" w:initials="GP">
    <w:p w14:paraId="6DC15CB2" w14:textId="77777777" w:rsidR="003D69F6" w:rsidRDefault="00EB344F">
      <w:r>
        <w:rPr>
          <w:sz w:val="20"/>
        </w:rPr>
        <w:t>Lo mismo que el anterior requerimiento.</w:t>
      </w:r>
    </w:p>
  </w:comment>
  <w:comment w:id="100" w:author="Guillermo Pizarro" w:date="2021-01-18T01:46:00Z" w:initials="GP">
    <w:p w14:paraId="2E0E0F34" w14:textId="77777777" w:rsidR="003D69F6" w:rsidRDefault="00EB344F">
      <w:r>
        <w:rPr>
          <w:sz w:val="20"/>
        </w:rPr>
        <w:t>Deberían eliminar esto o</w:t>
      </w:r>
      <w:r>
        <w:rPr>
          <w:sz w:val="20"/>
        </w:rPr>
        <w:t xml:space="preserve"> ¿ya saben cómo implementarlo?</w:t>
      </w:r>
    </w:p>
  </w:comment>
  <w:comment w:id="121" w:author="Guillermo Pizarro" w:date="2021-01-18T01:47:00Z" w:initials="GP">
    <w:p w14:paraId="6C69FF27" w14:textId="77777777" w:rsidR="003D69F6" w:rsidRDefault="00EB344F">
      <w:r>
        <w:rPr>
          <w:sz w:val="20"/>
        </w:rPr>
        <w:t>Deberían incluirlo en el requerimiento donde se encuentra la gestión del parqueadero.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DADFF81" w15:done="0"/>
  <w15:commentEx w15:paraId="672FBBE5" w15:done="0"/>
  <w15:commentEx w15:paraId="2D483DB3" w15:done="0"/>
  <w15:commentEx w15:paraId="4773B905" w15:done="0"/>
  <w15:commentEx w15:paraId="3D8DC91C" w15:done="0"/>
  <w15:commentEx w15:paraId="03691E47" w15:done="0"/>
  <w15:commentEx w15:paraId="72BB3ADE" w15:done="0"/>
  <w15:commentEx w15:paraId="13CE55E1" w15:done="0"/>
  <w15:commentEx w15:paraId="6DC15CB2" w15:done="0"/>
  <w15:commentEx w15:paraId="2E0E0F34" w15:done="0"/>
  <w15:commentEx w15:paraId="6C69FF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DADFF81" w16cid:durableId="23B05DBD"/>
  <w16cid:commentId w16cid:paraId="672FBBE5" w16cid:durableId="23B05DBE"/>
  <w16cid:commentId w16cid:paraId="2D483DB3" w16cid:durableId="23B05DBF"/>
  <w16cid:commentId w16cid:paraId="4773B905" w16cid:durableId="23B05DC0"/>
  <w16cid:commentId w16cid:paraId="3D8DC91C" w16cid:durableId="23B05DC1"/>
  <w16cid:commentId w16cid:paraId="03691E47" w16cid:durableId="23B05DC2"/>
  <w16cid:commentId w16cid:paraId="72BB3ADE" w16cid:durableId="23B05DC3"/>
  <w16cid:commentId w16cid:paraId="13CE55E1" w16cid:durableId="23B05DC4"/>
  <w16cid:commentId w16cid:paraId="6DC15CB2" w16cid:durableId="23B05DC5"/>
  <w16cid:commentId w16cid:paraId="2E0E0F34" w16cid:durableId="23B05DC6"/>
  <w16cid:commentId w16cid:paraId="6C69FF27" w16cid:durableId="23B05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E7F30" w14:textId="77777777" w:rsidR="00EB344F" w:rsidRDefault="00EB344F">
      <w:r>
        <w:separator/>
      </w:r>
    </w:p>
  </w:endnote>
  <w:endnote w:type="continuationSeparator" w:id="0">
    <w:p w14:paraId="59A9C3C7" w14:textId="77777777" w:rsidR="00EB344F" w:rsidRDefault="00EB3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6F4E4" w14:textId="77777777" w:rsidR="003D69F6" w:rsidRDefault="00EB344F">
    <w:pPr>
      <w:pStyle w:val="Piedepgina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4C2E2" w14:textId="77777777" w:rsidR="003D69F6" w:rsidRDefault="00EB344F">
    <w:pPr>
      <w:pStyle w:val="Piedepgina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5DD5B" w14:textId="77777777" w:rsidR="00EB344F" w:rsidRDefault="00EB344F">
      <w:r>
        <w:separator/>
      </w:r>
    </w:p>
  </w:footnote>
  <w:footnote w:type="continuationSeparator" w:id="0">
    <w:p w14:paraId="1E4C7E1C" w14:textId="77777777" w:rsidR="00EB344F" w:rsidRDefault="00EB3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0B8C07" w14:textId="77777777" w:rsidR="003D69F6" w:rsidRDefault="00EB344F">
    <w:pPr>
      <w:pStyle w:val="Encabezado"/>
      <w:pBdr>
        <w:bottom w:val="threeDEmboss" w:sz="24" w:space="1" w:color="000000"/>
      </w:pBdr>
      <w:jc w:val="right"/>
      <w:rPr>
        <w:sz w:val="52"/>
        <w:szCs w:val="52"/>
      </w:rPr>
    </w:pPr>
    <w:r>
      <w:rPr>
        <w:sz w:val="52"/>
        <w:szCs w:val="52"/>
      </w:rPr>
      <w:t>Los Duques v2.0</w:t>
    </w:r>
  </w:p>
  <w:p w14:paraId="32079B6C" w14:textId="77777777" w:rsidR="003D69F6" w:rsidRDefault="003D69F6">
    <w:pPr>
      <w:pStyle w:val="Encabezado"/>
      <w:rPr>
        <w:sz w:val="52"/>
        <w:szCs w:val="52"/>
      </w:rPr>
    </w:pPr>
  </w:p>
  <w:p w14:paraId="68E23E85" w14:textId="77777777" w:rsidR="003D69F6" w:rsidRDefault="003D69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ook w:val="0000" w:firstRow="0" w:lastRow="0" w:firstColumn="0" w:lastColumn="0" w:noHBand="0" w:noVBand="0"/>
    </w:tblPr>
    <w:tblGrid>
      <w:gridCol w:w="6382"/>
      <w:gridCol w:w="2348"/>
    </w:tblGrid>
    <w:tr w:rsidR="003D69F6" w14:paraId="522EFA75" w14:textId="77777777">
      <w:trPr>
        <w:trHeight w:val="355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7BF3AE13" w14:textId="77777777" w:rsidR="003D69F6" w:rsidRDefault="00EB344F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E69F6D4" w14:textId="77777777" w:rsidR="003D69F6" w:rsidRDefault="00EB344F">
          <w:pPr>
            <w:pStyle w:val="Encabezado"/>
          </w:pPr>
          <w:r>
            <w:t>17/12/2020</w:t>
          </w:r>
        </w:p>
      </w:tc>
    </w:tr>
    <w:tr w:rsidR="003D69F6" w14:paraId="699A3D76" w14:textId="77777777">
      <w:trPr>
        <w:trHeight w:val="112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F4B335E" w14:textId="77777777" w:rsidR="003D69F6" w:rsidRDefault="00EB344F">
          <w:pPr>
            <w:pStyle w:val="Encabezado"/>
          </w:pPr>
          <w:r>
            <w:t>Documento de Requerimientos Cliente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32FE8753" w14:textId="77777777" w:rsidR="003D69F6" w:rsidRDefault="00EB344F">
          <w:pPr>
            <w:pStyle w:val="Encabezado"/>
          </w:pPr>
          <w:r>
            <w:t>Versión 1.00</w:t>
          </w:r>
        </w:p>
      </w:tc>
    </w:tr>
  </w:tbl>
  <w:p w14:paraId="5D34CE8D" w14:textId="77777777" w:rsidR="003D69F6" w:rsidRDefault="003D69F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ook w:val="0000" w:firstRow="0" w:lastRow="0" w:firstColumn="0" w:lastColumn="0" w:noHBand="0" w:noVBand="0"/>
    </w:tblPr>
    <w:tblGrid>
      <w:gridCol w:w="6382"/>
      <w:gridCol w:w="2348"/>
    </w:tblGrid>
    <w:tr w:rsidR="003D69F6" w14:paraId="3F996E76" w14:textId="77777777">
      <w:trPr>
        <w:trHeight w:val="355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CDD1B87" w14:textId="77777777" w:rsidR="003D69F6" w:rsidRDefault="00EB344F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976048C" w14:textId="77777777" w:rsidR="003D69F6" w:rsidRDefault="00EB344F">
          <w:pPr>
            <w:pStyle w:val="Encabezado"/>
          </w:pPr>
          <w:r>
            <w:t>17/12/2020</w:t>
          </w:r>
        </w:p>
      </w:tc>
    </w:tr>
    <w:tr w:rsidR="003D69F6" w14:paraId="1104CF56" w14:textId="77777777">
      <w:trPr>
        <w:trHeight w:val="112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7C2F8B97" w14:textId="77777777" w:rsidR="003D69F6" w:rsidRDefault="00EB344F">
          <w:pPr>
            <w:pStyle w:val="Encabezado"/>
          </w:pPr>
          <w:r>
            <w:t>Documento de Requerimientos Cliente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70B212E" w14:textId="77777777" w:rsidR="003D69F6" w:rsidRDefault="00EB344F">
          <w:pPr>
            <w:pStyle w:val="Encabezado"/>
          </w:pPr>
          <w:r>
            <w:t>Versión 1.00</w:t>
          </w:r>
        </w:p>
      </w:tc>
    </w:tr>
  </w:tbl>
  <w:p w14:paraId="0092BFC2" w14:textId="77777777" w:rsidR="003D69F6" w:rsidRDefault="003D69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75C7F"/>
    <w:multiLevelType w:val="multilevel"/>
    <w:tmpl w:val="5C84A5D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E3D682B"/>
    <w:multiLevelType w:val="multilevel"/>
    <w:tmpl w:val="0816B4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313084"/>
    <w:multiLevelType w:val="multilevel"/>
    <w:tmpl w:val="F4D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061CE9"/>
    <w:multiLevelType w:val="multilevel"/>
    <w:tmpl w:val="A2D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8262F95"/>
    <w:multiLevelType w:val="multilevel"/>
    <w:tmpl w:val="387A19D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A893BE7"/>
    <w:multiLevelType w:val="multilevel"/>
    <w:tmpl w:val="A7E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AE7EB1"/>
    <w:multiLevelType w:val="multilevel"/>
    <w:tmpl w:val="62B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42B2BB2"/>
    <w:multiLevelType w:val="multilevel"/>
    <w:tmpl w:val="30B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4893065"/>
    <w:multiLevelType w:val="multilevel"/>
    <w:tmpl w:val="A22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6C27AD3"/>
    <w:multiLevelType w:val="multilevel"/>
    <w:tmpl w:val="99B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F217946"/>
    <w:multiLevelType w:val="multilevel"/>
    <w:tmpl w:val="A55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aron vera">
    <w15:presenceInfo w15:providerId="Windows Live" w15:userId="9f95af9f9e7f87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9F6"/>
    <w:rsid w:val="00011901"/>
    <w:rsid w:val="001563EC"/>
    <w:rsid w:val="001716D5"/>
    <w:rsid w:val="002729AF"/>
    <w:rsid w:val="00297C2E"/>
    <w:rsid w:val="003D69F6"/>
    <w:rsid w:val="003F0F23"/>
    <w:rsid w:val="00BF0DE5"/>
    <w:rsid w:val="00DA320A"/>
    <w:rsid w:val="00EB344F"/>
    <w:rsid w:val="00F0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1CA2"/>
  <w15:docId w15:val="{08535E1E-91E9-43A7-B6DF-6744120A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Standard"/>
    <w:qFormat/>
    <w:pPr>
      <w:widowControl w:val="0"/>
      <w:jc w:val="center"/>
    </w:pPr>
    <w:rPr>
      <w:rFonts w:ascii="Arial" w:eastAsia="Arial" w:hAnsi="Arial" w:cs="Arial"/>
      <w:b/>
      <w:sz w:val="36"/>
      <w:szCs w:val="20"/>
      <w:lang w:val="en-US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ohit Devanagari"/>
    </w:rPr>
  </w:style>
  <w:style w:type="paragraph" w:styleId="Descripcin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textAlignment w:val="baseline"/>
    </w:pPr>
    <w:rPr>
      <w:rFonts w:ascii="Times New Roman" w:eastAsia="Times New Roman" w:hAnsi="Times New Roman" w:cs="Times New Roman"/>
      <w:lang w:val="es-ES" w:bidi="ar-SA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Standard"/>
    <w:pPr>
      <w:tabs>
        <w:tab w:val="center" w:pos="4320"/>
        <w:tab w:val="right" w:pos="8640"/>
      </w:tabs>
    </w:pPr>
  </w:style>
  <w:style w:type="paragraph" w:styleId="Piedepgina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Standard"/>
    <w:qFormat/>
    <w:pPr>
      <w:keepLines/>
      <w:widowControl w:val="0"/>
      <w:spacing w:after="120" w:line="240" w:lineRule="atLeast"/>
    </w:pPr>
    <w:rPr>
      <w:sz w:val="20"/>
      <w:szCs w:val="20"/>
      <w:lang w:val="en-US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651CF7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es-EC" w:bidi="ar-SA"/>
    </w:rPr>
  </w:style>
  <w:style w:type="numbering" w:customStyle="1" w:styleId="WW8Num1">
    <w:name w:val="WW8Num1"/>
    <w:qFormat/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852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Guillermo Pizarro</dc:creator>
  <dc:description/>
  <cp:lastModifiedBy>aaron vera</cp:lastModifiedBy>
  <cp:revision>46</cp:revision>
  <dcterms:created xsi:type="dcterms:W3CDTF">2020-12-18T00:39:00Z</dcterms:created>
  <dcterms:modified xsi:type="dcterms:W3CDTF">2021-01-19T00:27:00Z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