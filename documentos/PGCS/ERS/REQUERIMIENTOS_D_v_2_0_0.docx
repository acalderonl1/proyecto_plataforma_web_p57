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8CA7B7" w14:textId="77777777" w:rsidR="00807EE9" w:rsidRDefault="00807EE9">
      <w:pPr>
        <w:pStyle w:val="Standard"/>
        <w:rPr>
          <w:lang w:val="es-EC"/>
        </w:rPr>
      </w:pPr>
    </w:p>
    <w:p w14:paraId="320B0D58" w14:textId="77777777" w:rsidR="00807EE9" w:rsidRDefault="00807EE9">
      <w:pPr>
        <w:pStyle w:val="Standard"/>
        <w:rPr>
          <w:lang w:val="es-EC"/>
        </w:rPr>
      </w:pPr>
    </w:p>
    <w:p w14:paraId="6D0BB817" w14:textId="77777777" w:rsidR="00807EE9" w:rsidRDefault="00807EE9">
      <w:pPr>
        <w:pStyle w:val="Standard"/>
        <w:rPr>
          <w:lang w:val="es-EC"/>
        </w:rPr>
      </w:pPr>
    </w:p>
    <w:p w14:paraId="75A2435D" w14:textId="77777777" w:rsidR="00807EE9" w:rsidRDefault="00807EE9">
      <w:pPr>
        <w:pStyle w:val="Standard"/>
        <w:rPr>
          <w:lang w:val="es-EC"/>
        </w:rPr>
      </w:pPr>
    </w:p>
    <w:p w14:paraId="6CFF2E1C" w14:textId="77777777" w:rsidR="00807EE9" w:rsidRDefault="00807EE9">
      <w:pPr>
        <w:pStyle w:val="Standard"/>
        <w:rPr>
          <w:lang w:val="es-EC"/>
        </w:rPr>
      </w:pPr>
    </w:p>
    <w:p w14:paraId="1498D499" w14:textId="77777777" w:rsidR="00807EE9" w:rsidRDefault="00807EE9">
      <w:pPr>
        <w:pStyle w:val="Standard"/>
        <w:rPr>
          <w:lang w:val="es-EC"/>
        </w:rPr>
      </w:pPr>
    </w:p>
    <w:p w14:paraId="46209EC4" w14:textId="77777777" w:rsidR="00807EE9" w:rsidRDefault="00807EE9">
      <w:pPr>
        <w:pStyle w:val="Standard"/>
        <w:rPr>
          <w:lang w:val="es-EC"/>
        </w:rPr>
      </w:pPr>
    </w:p>
    <w:p w14:paraId="6C778CFB" w14:textId="77777777" w:rsidR="00807EE9" w:rsidRDefault="00807EE9">
      <w:pPr>
        <w:pStyle w:val="Standard"/>
        <w:rPr>
          <w:lang w:val="es-EC"/>
        </w:rPr>
      </w:pPr>
    </w:p>
    <w:p w14:paraId="416879D6" w14:textId="77777777" w:rsidR="00807EE9" w:rsidRDefault="00807EE9">
      <w:pPr>
        <w:pStyle w:val="Standard"/>
        <w:rPr>
          <w:lang w:val="es-EC"/>
        </w:rPr>
      </w:pPr>
    </w:p>
    <w:p w14:paraId="6016DBEF" w14:textId="77777777" w:rsidR="00807EE9" w:rsidRDefault="00807EE9">
      <w:pPr>
        <w:pStyle w:val="Standard"/>
        <w:rPr>
          <w:lang w:val="es-EC"/>
        </w:rPr>
      </w:pPr>
    </w:p>
    <w:p w14:paraId="68004DD1" w14:textId="77777777" w:rsidR="00807EE9" w:rsidRDefault="00807EE9">
      <w:pPr>
        <w:pStyle w:val="Standard"/>
        <w:rPr>
          <w:lang w:val="es-EC"/>
        </w:rPr>
      </w:pPr>
    </w:p>
    <w:p w14:paraId="6EB63DA3" w14:textId="77777777" w:rsidR="00807EE9" w:rsidRDefault="00807EE9">
      <w:pPr>
        <w:pStyle w:val="Standard"/>
        <w:rPr>
          <w:lang w:val="es-EC"/>
        </w:rPr>
      </w:pPr>
    </w:p>
    <w:p w14:paraId="606799F0" w14:textId="77777777" w:rsidR="00807EE9" w:rsidRDefault="00807EE9">
      <w:pPr>
        <w:pStyle w:val="Standard"/>
        <w:rPr>
          <w:lang w:val="es-EC"/>
        </w:rPr>
      </w:pPr>
    </w:p>
    <w:p w14:paraId="0189729E" w14:textId="77777777" w:rsidR="00807EE9" w:rsidRDefault="00807EE9">
      <w:pPr>
        <w:pStyle w:val="Standard"/>
        <w:rPr>
          <w:lang w:val="es-EC"/>
        </w:rPr>
      </w:pPr>
    </w:p>
    <w:p w14:paraId="10FED67E" w14:textId="77777777" w:rsidR="00807EE9" w:rsidRDefault="00807EE9">
      <w:pPr>
        <w:pStyle w:val="Standard"/>
        <w:rPr>
          <w:lang w:val="es-EC"/>
        </w:rPr>
      </w:pPr>
    </w:p>
    <w:p w14:paraId="1B775101" w14:textId="77777777" w:rsidR="00807EE9" w:rsidRDefault="00807EE9">
      <w:pPr>
        <w:pStyle w:val="Standard"/>
        <w:rPr>
          <w:lang w:val="es-EC"/>
        </w:rPr>
      </w:pPr>
    </w:p>
    <w:p w14:paraId="4B6B5F4E" w14:textId="77777777" w:rsidR="00807EE9" w:rsidRDefault="00807EE9">
      <w:pPr>
        <w:pStyle w:val="Standard"/>
        <w:rPr>
          <w:lang w:val="es-EC"/>
        </w:rPr>
      </w:pPr>
    </w:p>
    <w:p w14:paraId="7133FD8D" w14:textId="77777777" w:rsidR="00807EE9" w:rsidRDefault="00807EE9">
      <w:pPr>
        <w:pStyle w:val="Standard"/>
        <w:rPr>
          <w:lang w:val="es-EC"/>
        </w:rPr>
      </w:pPr>
    </w:p>
    <w:p w14:paraId="7292F405" w14:textId="77777777" w:rsidR="00807EE9" w:rsidRDefault="00807EE9">
      <w:pPr>
        <w:pStyle w:val="Standard"/>
        <w:rPr>
          <w:sz w:val="32"/>
          <w:szCs w:val="32"/>
          <w:lang w:val="es-EC"/>
        </w:rPr>
      </w:pPr>
    </w:p>
    <w:p w14:paraId="0AA84FF1" w14:textId="77777777" w:rsidR="00807EE9" w:rsidRDefault="007F2CEE">
      <w:pPr>
        <w:pStyle w:val="Standard"/>
        <w:jc w:val="right"/>
        <w:rPr>
          <w:sz w:val="32"/>
          <w:szCs w:val="32"/>
          <w:lang w:val="es-EC"/>
        </w:rPr>
      </w:pPr>
      <w:r>
        <w:rPr>
          <w:sz w:val="32"/>
          <w:szCs w:val="32"/>
          <w:lang w:val="es-EC"/>
        </w:rPr>
        <w:t>HOPARK</w:t>
      </w:r>
    </w:p>
    <w:p w14:paraId="760F8838" w14:textId="77777777" w:rsidR="00807EE9" w:rsidRDefault="007F2CEE">
      <w:pPr>
        <w:pStyle w:val="Standard"/>
        <w:jc w:val="right"/>
      </w:pPr>
      <w:r>
        <w:rPr>
          <w:sz w:val="32"/>
          <w:szCs w:val="32"/>
          <w:lang w:val="es-EC"/>
        </w:rPr>
        <w:t>Documento de Requerimientos Desarrollador</w:t>
      </w:r>
    </w:p>
    <w:p w14:paraId="4CE9CAF9" w14:textId="77777777" w:rsidR="00807EE9" w:rsidRDefault="007F2CEE">
      <w:pPr>
        <w:pStyle w:val="Standard"/>
        <w:jc w:val="right"/>
        <w:rPr>
          <w:sz w:val="32"/>
          <w:szCs w:val="32"/>
          <w:lang w:val="es-EC"/>
        </w:rPr>
      </w:pPr>
      <w:r>
        <w:rPr>
          <w:sz w:val="32"/>
          <w:szCs w:val="32"/>
          <w:lang w:val="es-EC"/>
        </w:rPr>
        <w:t>Versión 1.00</w:t>
      </w:r>
    </w:p>
    <w:p w14:paraId="401C8B66" w14:textId="77777777" w:rsidR="00807EE9" w:rsidRDefault="00807EE9">
      <w:pPr>
        <w:pStyle w:val="Standard"/>
        <w:rPr>
          <w:sz w:val="32"/>
          <w:szCs w:val="32"/>
          <w:lang w:val="es-EC"/>
        </w:rPr>
      </w:pPr>
    </w:p>
    <w:p w14:paraId="221C92D6" w14:textId="77777777" w:rsidR="00807EE9" w:rsidRDefault="00807EE9">
      <w:pPr>
        <w:pStyle w:val="Standard"/>
        <w:rPr>
          <w:sz w:val="32"/>
          <w:szCs w:val="32"/>
          <w:lang w:val="es-EC"/>
        </w:rPr>
      </w:pPr>
    </w:p>
    <w:p w14:paraId="3D39D9DC" w14:textId="77777777" w:rsidR="00807EE9" w:rsidRDefault="00807EE9">
      <w:pPr>
        <w:pStyle w:val="Standard"/>
        <w:rPr>
          <w:lang w:val="es-EC"/>
        </w:rPr>
      </w:pPr>
    </w:p>
    <w:p w14:paraId="6F6796A6" w14:textId="77777777" w:rsidR="00807EE9" w:rsidRDefault="00807EE9">
      <w:pPr>
        <w:pStyle w:val="Standard"/>
        <w:rPr>
          <w:lang w:val="es-EC"/>
        </w:rPr>
      </w:pPr>
    </w:p>
    <w:p w14:paraId="740B5450" w14:textId="77777777" w:rsidR="00807EE9" w:rsidRDefault="00807EE9">
      <w:pPr>
        <w:pStyle w:val="Standard"/>
        <w:rPr>
          <w:lang w:val="es-EC"/>
        </w:rPr>
      </w:pPr>
    </w:p>
    <w:p w14:paraId="71AE848F" w14:textId="77777777" w:rsidR="00807EE9" w:rsidRDefault="00807EE9">
      <w:pPr>
        <w:pStyle w:val="Standard"/>
        <w:rPr>
          <w:lang w:val="es-EC"/>
        </w:rPr>
      </w:pPr>
    </w:p>
    <w:p w14:paraId="4F2059C2" w14:textId="77777777" w:rsidR="00807EE9" w:rsidRDefault="00807EE9">
      <w:pPr>
        <w:pStyle w:val="Standard"/>
        <w:rPr>
          <w:lang w:val="es-EC"/>
        </w:rPr>
      </w:pPr>
    </w:p>
    <w:p w14:paraId="27205267" w14:textId="77777777" w:rsidR="00807EE9" w:rsidRDefault="00807EE9">
      <w:pPr>
        <w:pStyle w:val="Standard"/>
        <w:rPr>
          <w:lang w:val="es-EC"/>
        </w:rPr>
      </w:pPr>
    </w:p>
    <w:p w14:paraId="1E05F49D" w14:textId="77777777" w:rsidR="00807EE9" w:rsidRDefault="00807EE9">
      <w:pPr>
        <w:pStyle w:val="Standard"/>
        <w:rPr>
          <w:lang w:val="es-EC"/>
        </w:rPr>
      </w:pPr>
    </w:p>
    <w:p w14:paraId="6585F18A" w14:textId="77777777" w:rsidR="00807EE9" w:rsidRDefault="00807EE9">
      <w:pPr>
        <w:pStyle w:val="Standard"/>
        <w:rPr>
          <w:lang w:val="es-EC"/>
        </w:rPr>
      </w:pPr>
    </w:p>
    <w:p w14:paraId="5E903869" w14:textId="77777777" w:rsidR="00807EE9" w:rsidRDefault="00807EE9">
      <w:pPr>
        <w:pStyle w:val="Standard"/>
        <w:rPr>
          <w:lang w:val="es-EC"/>
        </w:rPr>
      </w:pPr>
    </w:p>
    <w:p w14:paraId="5DD108F5" w14:textId="77777777" w:rsidR="00807EE9" w:rsidRDefault="00807EE9">
      <w:pPr>
        <w:pStyle w:val="Standard"/>
        <w:rPr>
          <w:lang w:val="es-EC"/>
        </w:rPr>
      </w:pPr>
    </w:p>
    <w:p w14:paraId="37517FAA" w14:textId="77777777" w:rsidR="00807EE9" w:rsidRDefault="00807EE9">
      <w:pPr>
        <w:pStyle w:val="Standard"/>
        <w:rPr>
          <w:lang w:val="es-EC"/>
        </w:rPr>
      </w:pPr>
    </w:p>
    <w:p w14:paraId="4C9B5C5F" w14:textId="77777777" w:rsidR="00807EE9" w:rsidRDefault="00807EE9">
      <w:pPr>
        <w:pStyle w:val="Standard"/>
        <w:rPr>
          <w:lang w:val="es-EC"/>
        </w:rPr>
      </w:pPr>
    </w:p>
    <w:p w14:paraId="7F338A84" w14:textId="77777777" w:rsidR="00807EE9" w:rsidRDefault="00807EE9">
      <w:pPr>
        <w:pStyle w:val="Standard"/>
        <w:rPr>
          <w:lang w:val="es-EC"/>
        </w:rPr>
      </w:pPr>
    </w:p>
    <w:p w14:paraId="7755DA45" w14:textId="77777777" w:rsidR="00807EE9" w:rsidRDefault="00807EE9">
      <w:pPr>
        <w:pStyle w:val="Standard"/>
        <w:rPr>
          <w:lang w:val="es-EC"/>
        </w:rPr>
      </w:pPr>
    </w:p>
    <w:p w14:paraId="33A36DB2" w14:textId="77777777" w:rsidR="00807EE9" w:rsidRDefault="00807EE9">
      <w:pPr>
        <w:pStyle w:val="Standard"/>
        <w:rPr>
          <w:lang w:val="es-EC"/>
        </w:rPr>
      </w:pPr>
    </w:p>
    <w:p w14:paraId="1FB41D68" w14:textId="77777777" w:rsidR="00807EE9" w:rsidRDefault="00807EE9">
      <w:pPr>
        <w:pStyle w:val="Standard"/>
        <w:rPr>
          <w:lang w:val="es-EC"/>
        </w:rPr>
        <w:sectPr w:rsidR="00807EE9">
          <w:headerReference w:type="default" r:id="rId7"/>
          <w:pgSz w:w="11906" w:h="16838"/>
          <w:pgMar w:top="1417" w:right="1701" w:bottom="1417" w:left="1701" w:header="708" w:footer="0" w:gutter="0"/>
          <w:cols w:space="720"/>
          <w:formProt w:val="0"/>
          <w:docGrid w:linePitch="100"/>
        </w:sectPr>
      </w:pPr>
    </w:p>
    <w:p w14:paraId="5BD8ED28" w14:textId="77777777" w:rsidR="00807EE9" w:rsidRDefault="00807EE9">
      <w:pPr>
        <w:pStyle w:val="Standard"/>
        <w:rPr>
          <w:lang w:val="es-EC"/>
        </w:rPr>
      </w:pPr>
    </w:p>
    <w:p w14:paraId="2C0EF139" w14:textId="77777777" w:rsidR="00807EE9" w:rsidRDefault="007F2CEE">
      <w:pPr>
        <w:pStyle w:val="Heading"/>
        <w:rPr>
          <w:rFonts w:ascii="Times New Roman" w:hAnsi="Times New Roman" w:cs="Times New Roman"/>
          <w:sz w:val="28"/>
          <w:szCs w:val="28"/>
          <w:lang w:val="es-EC"/>
        </w:rPr>
      </w:pPr>
      <w:r>
        <w:rPr>
          <w:rFonts w:ascii="Times New Roman" w:hAnsi="Times New Roman" w:cs="Times New Roman"/>
          <w:sz w:val="28"/>
          <w:szCs w:val="28"/>
          <w:lang w:val="es-EC"/>
        </w:rPr>
        <w:t>HISTORIAL DE REVISIONES</w:t>
      </w:r>
    </w:p>
    <w:p w14:paraId="5448DB71" w14:textId="77777777" w:rsidR="00807EE9" w:rsidRDefault="00807EE9">
      <w:pPr>
        <w:pStyle w:val="Standard"/>
        <w:rPr>
          <w:sz w:val="28"/>
          <w:szCs w:val="28"/>
          <w:lang w:val="es-EC"/>
        </w:rPr>
      </w:pPr>
    </w:p>
    <w:tbl>
      <w:tblPr>
        <w:tblW w:w="9519" w:type="dxa"/>
        <w:tblInd w:w="-115" w:type="dxa"/>
        <w:tblLook w:val="0000" w:firstRow="0" w:lastRow="0" w:firstColumn="0" w:lastColumn="0" w:noHBand="0" w:noVBand="0"/>
      </w:tblPr>
      <w:tblGrid>
        <w:gridCol w:w="2304"/>
        <w:gridCol w:w="1153"/>
        <w:gridCol w:w="3744"/>
        <w:gridCol w:w="2318"/>
      </w:tblGrid>
      <w:tr w:rsidR="00807EE9" w14:paraId="41974A37" w14:textId="77777777">
        <w:tc>
          <w:tcPr>
            <w:tcW w:w="2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0A175FB0" w14:textId="77777777" w:rsidR="00807EE9" w:rsidRDefault="007F2CEE">
            <w:pPr>
              <w:pStyle w:val="Tabletext"/>
              <w:spacing w:after="0" w:line="240" w:lineRule="auto"/>
              <w:jc w:val="center"/>
              <w:rPr>
                <w:b/>
                <w:sz w:val="24"/>
                <w:szCs w:val="24"/>
                <w:lang w:val="es-ES"/>
              </w:rPr>
            </w:pPr>
            <w:r>
              <w:rPr>
                <w:b/>
                <w:sz w:val="24"/>
                <w:szCs w:val="24"/>
                <w:lang w:val="es-ES"/>
              </w:rPr>
              <w:t>Fecha</w:t>
            </w:r>
          </w:p>
        </w:tc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DBE8A0D" w14:textId="77777777" w:rsidR="00807EE9" w:rsidRDefault="007F2CEE">
            <w:pPr>
              <w:pStyle w:val="Tabletext"/>
              <w:spacing w:after="0" w:line="240" w:lineRule="auto"/>
              <w:jc w:val="center"/>
              <w:rPr>
                <w:b/>
                <w:sz w:val="24"/>
                <w:szCs w:val="24"/>
                <w:lang w:val="es-ES"/>
              </w:rPr>
            </w:pPr>
            <w:r>
              <w:rPr>
                <w:b/>
                <w:sz w:val="24"/>
                <w:szCs w:val="24"/>
                <w:lang w:val="es-ES"/>
              </w:rPr>
              <w:t>Versión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1C2E785" w14:textId="77777777" w:rsidR="00807EE9" w:rsidRDefault="007F2CEE">
            <w:pPr>
              <w:pStyle w:val="Tabletext"/>
              <w:spacing w:after="0" w:line="240" w:lineRule="auto"/>
              <w:jc w:val="center"/>
              <w:rPr>
                <w:b/>
                <w:sz w:val="24"/>
                <w:szCs w:val="24"/>
                <w:lang w:val="es-ES"/>
              </w:rPr>
            </w:pPr>
            <w:r>
              <w:rPr>
                <w:b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D38A824" w14:textId="77777777" w:rsidR="00807EE9" w:rsidRDefault="007F2CEE">
            <w:pPr>
              <w:pStyle w:val="Tabletext"/>
              <w:spacing w:after="0" w:line="240" w:lineRule="auto"/>
              <w:jc w:val="center"/>
              <w:rPr>
                <w:b/>
                <w:sz w:val="24"/>
                <w:szCs w:val="24"/>
                <w:lang w:val="es-ES"/>
              </w:rPr>
            </w:pPr>
            <w:r>
              <w:rPr>
                <w:b/>
                <w:sz w:val="24"/>
                <w:szCs w:val="24"/>
                <w:lang w:val="es-ES"/>
              </w:rPr>
              <w:t>Autor</w:t>
            </w:r>
          </w:p>
        </w:tc>
      </w:tr>
      <w:tr w:rsidR="00807EE9" w:rsidRPr="00E008AF" w14:paraId="696D3C5F" w14:textId="77777777">
        <w:tc>
          <w:tcPr>
            <w:tcW w:w="2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6406F15A" w14:textId="77777777" w:rsidR="00807EE9" w:rsidRDefault="007F2CEE">
            <w:pPr>
              <w:pStyle w:val="Tabletext"/>
              <w:snapToGrid w:val="0"/>
              <w:spacing w:after="0" w:line="240" w:lineRule="auto"/>
              <w:jc w:val="both"/>
              <w:rPr>
                <w:bCs/>
                <w:sz w:val="24"/>
                <w:szCs w:val="24"/>
                <w:lang w:val="es-ES"/>
              </w:rPr>
            </w:pPr>
            <w:r>
              <w:rPr>
                <w:bCs/>
                <w:sz w:val="24"/>
                <w:szCs w:val="24"/>
                <w:lang w:val="es-ES"/>
              </w:rPr>
              <w:t>17/12/2020</w:t>
            </w:r>
          </w:p>
        </w:tc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7965ED92" w14:textId="77777777" w:rsidR="00807EE9" w:rsidRDefault="007F2CEE">
            <w:pPr>
              <w:pStyle w:val="Tabletext"/>
              <w:snapToGrid w:val="0"/>
              <w:spacing w:after="0" w:line="240" w:lineRule="auto"/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1.00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657FF1C" w14:textId="77777777" w:rsidR="00807EE9" w:rsidRDefault="007F2CEE">
            <w:pPr>
              <w:pStyle w:val="Tabletext"/>
              <w:snapToGrid w:val="0"/>
              <w:spacing w:after="0" w:line="240" w:lineRule="auto"/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 xml:space="preserve">Creación del documento y </w:t>
            </w:r>
            <w:r>
              <w:rPr>
                <w:sz w:val="24"/>
                <w:szCs w:val="24"/>
                <w:lang w:val="es-ES"/>
              </w:rPr>
              <w:t>Versión Inicial.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8E2C5CB" w14:textId="77777777" w:rsidR="00807EE9" w:rsidRDefault="007F2CEE">
            <w:pPr>
              <w:pStyle w:val="Tabletext"/>
              <w:snapToGrid w:val="0"/>
              <w:spacing w:after="0" w:line="240" w:lineRule="auto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Roberto Goyes</w:t>
            </w:r>
          </w:p>
          <w:p w14:paraId="7ECAB071" w14:textId="77777777" w:rsidR="00807EE9" w:rsidRDefault="007F2CEE">
            <w:pPr>
              <w:pStyle w:val="Tabletext"/>
              <w:snapToGrid w:val="0"/>
              <w:spacing w:after="0" w:line="240" w:lineRule="auto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Abdón Calderón</w:t>
            </w:r>
          </w:p>
          <w:p w14:paraId="40DFEBFE" w14:textId="77777777" w:rsidR="00807EE9" w:rsidRDefault="007F2CEE">
            <w:pPr>
              <w:pStyle w:val="Tabletext"/>
              <w:snapToGrid w:val="0"/>
              <w:spacing w:after="0" w:line="240" w:lineRule="auto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Esteban Vera Reyes</w:t>
            </w:r>
          </w:p>
        </w:tc>
      </w:tr>
    </w:tbl>
    <w:p w14:paraId="1EB20532" w14:textId="77777777" w:rsidR="00807EE9" w:rsidRDefault="00807EE9">
      <w:pPr>
        <w:pStyle w:val="Standard"/>
        <w:rPr>
          <w:sz w:val="32"/>
          <w:szCs w:val="32"/>
          <w:lang w:val="es-EC"/>
        </w:rPr>
      </w:pPr>
    </w:p>
    <w:p w14:paraId="2E7E0C3B" w14:textId="77777777" w:rsidR="00807EE9" w:rsidRDefault="00807EE9">
      <w:pPr>
        <w:pStyle w:val="Standard"/>
        <w:rPr>
          <w:sz w:val="32"/>
          <w:szCs w:val="32"/>
          <w:lang w:val="es-EC"/>
        </w:rPr>
      </w:pPr>
    </w:p>
    <w:p w14:paraId="34A80EB3" w14:textId="77777777" w:rsidR="00807EE9" w:rsidRDefault="00807EE9">
      <w:pPr>
        <w:pStyle w:val="Standard"/>
        <w:rPr>
          <w:sz w:val="32"/>
          <w:szCs w:val="32"/>
          <w:lang w:val="es-EC"/>
        </w:rPr>
      </w:pPr>
    </w:p>
    <w:p w14:paraId="2E48A5A5" w14:textId="77777777" w:rsidR="00807EE9" w:rsidRDefault="00807EE9">
      <w:pPr>
        <w:pStyle w:val="Standard"/>
        <w:rPr>
          <w:sz w:val="32"/>
          <w:szCs w:val="32"/>
          <w:lang w:val="es-EC"/>
        </w:rPr>
        <w:sectPr w:rsidR="00807EE9">
          <w:headerReference w:type="default" r:id="rId8"/>
          <w:footerReference w:type="default" r:id="rId9"/>
          <w:pgSz w:w="11906" w:h="16838"/>
          <w:pgMar w:top="1417" w:right="1701" w:bottom="1417" w:left="1701" w:header="708" w:footer="708" w:gutter="0"/>
          <w:cols w:space="720"/>
          <w:formProt w:val="0"/>
          <w:docGrid w:linePitch="100"/>
        </w:sectPr>
      </w:pPr>
    </w:p>
    <w:p w14:paraId="340782C2" w14:textId="4A6751F1" w:rsidR="00807EE9" w:rsidRDefault="007F2CEE">
      <w:pPr>
        <w:pStyle w:val="Standard"/>
        <w:ind w:left="360"/>
        <w:rPr>
          <w:ins w:id="0" w:author="pablo calderon" w:date="2021-01-18T18:12:00Z"/>
          <w:b/>
          <w:lang w:val="en-GB"/>
        </w:rPr>
      </w:pPr>
      <w:r>
        <w:rPr>
          <w:b/>
          <w:lang w:val="en-GB"/>
        </w:rPr>
        <w:lastRenderedPageBreak/>
        <w:t>REQUERIMIENTOS NO FUNCIONALES</w:t>
      </w:r>
    </w:p>
    <w:p w14:paraId="368B0F71" w14:textId="0FDC38AC" w:rsidR="00E008AF" w:rsidRDefault="00E008AF">
      <w:pPr>
        <w:pStyle w:val="Standard"/>
        <w:ind w:left="360"/>
        <w:rPr>
          <w:ins w:id="1" w:author="pablo calderon" w:date="2021-01-18T18:12:00Z"/>
          <w:b/>
          <w:lang w:val="en-GB"/>
        </w:rPr>
      </w:pPr>
    </w:p>
    <w:p w14:paraId="0E76D110" w14:textId="7F3F1D96" w:rsidR="00E008AF" w:rsidRDefault="00E008AF">
      <w:pPr>
        <w:pStyle w:val="Standard"/>
        <w:ind w:left="360"/>
        <w:rPr>
          <w:ins w:id="2" w:author="pablo calderon" w:date="2021-01-18T18:12:00Z"/>
          <w:b/>
          <w:lang w:val="en-GB"/>
        </w:rPr>
      </w:pPr>
    </w:p>
    <w:tbl>
      <w:tblPr>
        <w:tblW w:w="8730" w:type="dxa"/>
        <w:tblInd w:w="-113" w:type="dxa"/>
        <w:tblLook w:val="0000" w:firstRow="0" w:lastRow="0" w:firstColumn="0" w:lastColumn="0" w:noHBand="0" w:noVBand="0"/>
      </w:tblPr>
      <w:tblGrid>
        <w:gridCol w:w="1510"/>
        <w:gridCol w:w="3217"/>
        <w:gridCol w:w="1641"/>
        <w:gridCol w:w="2368"/>
      </w:tblGrid>
      <w:tr w:rsidR="00E008AF" w14:paraId="175F0CE1" w14:textId="77777777" w:rsidTr="002E4B6E">
        <w:trPr>
          <w:ins w:id="3" w:author="pablo calderon" w:date="2021-01-18T18:12:00Z"/>
        </w:trPr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60B5C30B" w14:textId="77777777" w:rsidR="00E008AF" w:rsidRDefault="00E008AF" w:rsidP="002E4B6E">
            <w:pPr>
              <w:pStyle w:val="Standard"/>
              <w:rPr>
                <w:ins w:id="4" w:author="pablo calderon" w:date="2021-01-18T18:12:00Z"/>
                <w:b/>
                <w:lang w:val="en-GB"/>
              </w:rPr>
            </w:pPr>
            <w:ins w:id="5" w:author="pablo calderon" w:date="2021-01-18T18:12:00Z">
              <w:r>
                <w:rPr>
                  <w:b/>
                  <w:lang w:val="en-GB"/>
                </w:rPr>
                <w:t>ID:</w:t>
              </w:r>
            </w:ins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0879FA" w14:textId="539DDCE5" w:rsidR="00E008AF" w:rsidRDefault="00E008AF" w:rsidP="002E4B6E">
            <w:pPr>
              <w:pStyle w:val="Standard"/>
              <w:snapToGrid w:val="0"/>
              <w:rPr>
                <w:ins w:id="6" w:author="pablo calderon" w:date="2021-01-18T18:12:00Z"/>
                <w:sz w:val="32"/>
                <w:szCs w:val="32"/>
                <w:lang w:val="es-EC"/>
              </w:rPr>
            </w:pPr>
            <w:ins w:id="7" w:author="pablo calderon" w:date="2021-01-18T18:12:00Z">
              <w:r>
                <w:rPr>
                  <w:b/>
                  <w:lang w:val="en-GB"/>
                </w:rPr>
                <w:t>HOPARK-RF -0</w:t>
              </w:r>
              <w:r>
                <w:rPr>
                  <w:b/>
                  <w:lang w:val="en-GB"/>
                </w:rPr>
                <w:t>1</w:t>
              </w:r>
            </w:ins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383C44C3" w14:textId="77777777" w:rsidR="00E008AF" w:rsidRDefault="00E008AF" w:rsidP="002E4B6E">
            <w:pPr>
              <w:pStyle w:val="Standard"/>
              <w:rPr>
                <w:ins w:id="8" w:author="pablo calderon" w:date="2021-01-18T18:12:00Z"/>
                <w:b/>
                <w:lang w:val="en-GB"/>
              </w:rPr>
            </w:pPr>
            <w:ins w:id="9" w:author="pablo calderon" w:date="2021-01-18T18:12:00Z">
              <w:r>
                <w:rPr>
                  <w:b/>
                  <w:lang w:val="en-GB"/>
                </w:rPr>
                <w:t>Relación:</w:t>
              </w:r>
            </w:ins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26B79D" w14:textId="77777777" w:rsidR="00E008AF" w:rsidRDefault="00E008AF" w:rsidP="002E4B6E">
            <w:pPr>
              <w:pStyle w:val="Standard"/>
              <w:snapToGrid w:val="0"/>
              <w:rPr>
                <w:ins w:id="10" w:author="pablo calderon" w:date="2021-01-18T18:12:00Z"/>
                <w:b/>
                <w:lang w:val="en-GB"/>
              </w:rPr>
            </w:pPr>
            <w:ins w:id="11" w:author="pablo calderon" w:date="2021-01-18T18:12:00Z">
              <w:r>
                <w:rPr>
                  <w:b/>
                  <w:lang w:val="en-GB"/>
                </w:rPr>
                <w:t>HOPARK-001</w:t>
              </w:r>
            </w:ins>
          </w:p>
        </w:tc>
      </w:tr>
      <w:tr w:rsidR="00E008AF" w14:paraId="7BA9D579" w14:textId="77777777" w:rsidTr="002E4B6E">
        <w:trPr>
          <w:ins w:id="12" w:author="pablo calderon" w:date="2021-01-18T18:12:00Z"/>
        </w:trPr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347DDD8B" w14:textId="77777777" w:rsidR="00E008AF" w:rsidRDefault="00E008AF" w:rsidP="002E4B6E">
            <w:pPr>
              <w:pStyle w:val="Standard"/>
              <w:rPr>
                <w:ins w:id="13" w:author="pablo calderon" w:date="2021-01-18T18:12:00Z"/>
                <w:b/>
                <w:lang w:val="en-GB"/>
              </w:rPr>
            </w:pPr>
            <w:ins w:id="14" w:author="pablo calderon" w:date="2021-01-18T18:12:00Z">
              <w:r>
                <w:rPr>
                  <w:b/>
                  <w:lang w:val="en-GB"/>
                </w:rPr>
                <w:t>Prioridad</w:t>
              </w:r>
            </w:ins>
          </w:p>
        </w:tc>
        <w:tc>
          <w:tcPr>
            <w:tcW w:w="7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A8F41D" w14:textId="77777777" w:rsidR="00E008AF" w:rsidRDefault="00E008AF" w:rsidP="002E4B6E">
            <w:pPr>
              <w:pStyle w:val="Standard"/>
              <w:snapToGrid w:val="0"/>
              <w:rPr>
                <w:ins w:id="15" w:author="pablo calderon" w:date="2021-01-18T18:12:00Z"/>
                <w:b/>
                <w:lang w:val="en-GB"/>
              </w:rPr>
            </w:pPr>
            <w:ins w:id="16" w:author="pablo calderon" w:date="2021-01-18T18:12:00Z">
              <w:r>
                <w:rPr>
                  <w:b/>
                  <w:lang w:val="en-GB"/>
                </w:rPr>
                <w:t>OBLIGATORIO</w:t>
              </w:r>
            </w:ins>
          </w:p>
        </w:tc>
      </w:tr>
      <w:tr w:rsidR="00E008AF" w14:paraId="798B68C8" w14:textId="77777777" w:rsidTr="002E4B6E">
        <w:trPr>
          <w:trHeight w:val="137"/>
          <w:ins w:id="17" w:author="pablo calderon" w:date="2021-01-18T18:12:00Z"/>
        </w:trPr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D6F7419" w14:textId="77777777" w:rsidR="00E008AF" w:rsidRDefault="00E008AF" w:rsidP="002E4B6E">
            <w:pPr>
              <w:pStyle w:val="Standard"/>
              <w:rPr>
                <w:ins w:id="18" w:author="pablo calderon" w:date="2021-01-18T18:12:00Z"/>
                <w:b/>
                <w:lang w:val="en-GB"/>
              </w:rPr>
            </w:pPr>
            <w:ins w:id="19" w:author="pablo calderon" w:date="2021-01-18T18:12:00Z">
              <w:r>
                <w:rPr>
                  <w:b/>
                  <w:lang w:val="en-GB"/>
                </w:rPr>
                <w:t>Descripción:</w:t>
              </w:r>
            </w:ins>
          </w:p>
        </w:tc>
        <w:tc>
          <w:tcPr>
            <w:tcW w:w="7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C5C7B5" w14:textId="77777777" w:rsidR="00E008AF" w:rsidRDefault="00E008AF" w:rsidP="002E4B6E">
            <w:pPr>
              <w:pStyle w:val="Standard"/>
              <w:snapToGrid w:val="0"/>
              <w:rPr>
                <w:ins w:id="20" w:author="pablo calderon" w:date="2021-01-18T18:12:00Z"/>
                <w:sz w:val="32"/>
                <w:szCs w:val="32"/>
                <w:lang w:val="es-EC"/>
              </w:rPr>
            </w:pPr>
            <w:commentRangeStart w:id="21"/>
            <w:ins w:id="22" w:author="pablo calderon" w:date="2021-01-18T18:12:00Z">
              <w:r>
                <w:rPr>
                  <w:b/>
                  <w:lang w:val="en-GB"/>
                </w:rPr>
                <w:t>Gestionar Usuario</w:t>
              </w:r>
              <w:commentRangeEnd w:id="21"/>
              <w:r>
                <w:commentReference w:id="21"/>
              </w:r>
            </w:ins>
          </w:p>
        </w:tc>
      </w:tr>
      <w:tr w:rsidR="00E008AF" w14:paraId="2EB6E41F" w14:textId="77777777" w:rsidTr="002E4B6E">
        <w:trPr>
          <w:trHeight w:val="317"/>
          <w:ins w:id="23" w:author="pablo calderon" w:date="2021-01-18T18:12:00Z"/>
        </w:trPr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3FAE93" w14:textId="77777777" w:rsidR="00E008AF" w:rsidRDefault="00E008AF" w:rsidP="002E4B6E">
            <w:pPr>
              <w:pStyle w:val="Standard"/>
              <w:snapToGrid w:val="0"/>
              <w:rPr>
                <w:ins w:id="24" w:author="pablo calderon" w:date="2021-01-18T18:12:00Z"/>
                <w:lang w:val="en-GB"/>
              </w:rPr>
            </w:pPr>
          </w:p>
        </w:tc>
        <w:tc>
          <w:tcPr>
            <w:tcW w:w="7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192939" w14:textId="77777777" w:rsidR="00E008AF" w:rsidRPr="002E4B6E" w:rsidRDefault="00E008AF" w:rsidP="002E4B6E">
            <w:pPr>
              <w:pStyle w:val="Standard"/>
              <w:snapToGrid w:val="0"/>
              <w:rPr>
                <w:ins w:id="25" w:author="pablo calderon" w:date="2021-01-18T18:12:00Z"/>
                <w:lang w:val="es-EC"/>
              </w:rPr>
            </w:pPr>
            <w:ins w:id="26" w:author="pablo calderon" w:date="2021-01-18T18:12:00Z">
              <w:r w:rsidRPr="002E4B6E">
                <w:rPr>
                  <w:lang w:val="es-EC"/>
                </w:rPr>
                <w:t>Ṕara la creación del usuario se debe considerar los siguientes datos:</w:t>
              </w:r>
            </w:ins>
          </w:p>
          <w:p w14:paraId="424F583B" w14:textId="77777777" w:rsidR="00E008AF" w:rsidRPr="002E4B6E" w:rsidRDefault="00E008AF" w:rsidP="002E4B6E">
            <w:pPr>
              <w:pStyle w:val="Standard"/>
              <w:snapToGrid w:val="0"/>
              <w:rPr>
                <w:ins w:id="27" w:author="pablo calderon" w:date="2021-01-18T18:12:00Z"/>
                <w:lang w:val="es-EC"/>
              </w:rPr>
            </w:pPr>
          </w:p>
          <w:tbl>
            <w:tblPr>
              <w:tblW w:w="7004" w:type="dxa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000" w:firstRow="0" w:lastRow="0" w:firstColumn="0" w:lastColumn="0" w:noHBand="0" w:noVBand="0"/>
            </w:tblPr>
            <w:tblGrid>
              <w:gridCol w:w="1909"/>
              <w:gridCol w:w="1999"/>
              <w:gridCol w:w="3096"/>
            </w:tblGrid>
            <w:tr w:rsidR="00E008AF" w14:paraId="544E7243" w14:textId="77777777" w:rsidTr="002E4B6E">
              <w:trPr>
                <w:ins w:id="28" w:author="pablo calderon" w:date="2021-01-18T18:12:00Z"/>
              </w:trPr>
              <w:tc>
                <w:tcPr>
                  <w:tcW w:w="153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78F8B82E" w14:textId="77777777" w:rsidR="00E008AF" w:rsidRDefault="00E008AF" w:rsidP="002E4B6E">
                  <w:pPr>
                    <w:pStyle w:val="TableContents"/>
                    <w:rPr>
                      <w:ins w:id="29" w:author="pablo calderon" w:date="2021-01-18T18:12:00Z"/>
                      <w:b/>
                      <w:bCs/>
                    </w:rPr>
                  </w:pPr>
                  <w:ins w:id="30" w:author="pablo calderon" w:date="2021-01-18T18:12:00Z">
                    <w:r>
                      <w:rPr>
                        <w:b/>
                        <w:bCs/>
                      </w:rPr>
                      <w:t>Campo</w:t>
                    </w:r>
                  </w:ins>
                </w:p>
              </w:tc>
              <w:tc>
                <w:tcPr>
                  <w:tcW w:w="207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78BEBA5D" w14:textId="77777777" w:rsidR="00E008AF" w:rsidRDefault="00E008AF" w:rsidP="002E4B6E">
                  <w:pPr>
                    <w:pStyle w:val="TableContents"/>
                    <w:rPr>
                      <w:ins w:id="31" w:author="pablo calderon" w:date="2021-01-18T18:12:00Z"/>
                      <w:b/>
                      <w:bCs/>
                    </w:rPr>
                  </w:pPr>
                  <w:ins w:id="32" w:author="pablo calderon" w:date="2021-01-18T18:12:00Z">
                    <w:r>
                      <w:rPr>
                        <w:b/>
                        <w:bCs/>
                      </w:rPr>
                      <w:t>Tipo de Dato</w:t>
                    </w:r>
                  </w:ins>
                </w:p>
              </w:tc>
              <w:tc>
                <w:tcPr>
                  <w:tcW w:w="340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48007327" w14:textId="77777777" w:rsidR="00E008AF" w:rsidRDefault="00E008AF" w:rsidP="002E4B6E">
                  <w:pPr>
                    <w:pStyle w:val="TableContents"/>
                    <w:rPr>
                      <w:ins w:id="33" w:author="pablo calderon" w:date="2021-01-18T18:12:00Z"/>
                      <w:b/>
                      <w:bCs/>
                    </w:rPr>
                  </w:pPr>
                  <w:ins w:id="34" w:author="pablo calderon" w:date="2021-01-18T18:12:00Z">
                    <w:r>
                      <w:rPr>
                        <w:b/>
                        <w:bCs/>
                      </w:rPr>
                      <w:t>Observaciones</w:t>
                    </w:r>
                  </w:ins>
                </w:p>
              </w:tc>
            </w:tr>
            <w:tr w:rsidR="00E008AF" w14:paraId="03C93020" w14:textId="77777777" w:rsidTr="002E4B6E">
              <w:trPr>
                <w:ins w:id="35" w:author="pablo calderon" w:date="2021-01-18T18:12:00Z"/>
              </w:trPr>
              <w:tc>
                <w:tcPr>
                  <w:tcW w:w="153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60825F09" w14:textId="77777777" w:rsidR="00E008AF" w:rsidRDefault="00E008AF" w:rsidP="002E4B6E">
                  <w:pPr>
                    <w:pStyle w:val="TableContents"/>
                    <w:rPr>
                      <w:ins w:id="36" w:author="pablo calderon" w:date="2021-01-18T18:12:00Z"/>
                      <w:sz w:val="32"/>
                      <w:szCs w:val="32"/>
                      <w:lang w:val="es-EC"/>
                    </w:rPr>
                  </w:pPr>
                  <w:ins w:id="37" w:author="pablo calderon" w:date="2021-01-18T18:12:00Z">
                    <w:r>
                      <w:t>nombre</w:t>
                    </w:r>
                  </w:ins>
                </w:p>
              </w:tc>
              <w:tc>
                <w:tcPr>
                  <w:tcW w:w="207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0484CF4A" w14:textId="77777777" w:rsidR="00E008AF" w:rsidRDefault="00E008AF" w:rsidP="002E4B6E">
                  <w:pPr>
                    <w:pStyle w:val="TableContents"/>
                    <w:rPr>
                      <w:ins w:id="38" w:author="pablo calderon" w:date="2021-01-18T18:12:00Z"/>
                      <w:sz w:val="32"/>
                      <w:szCs w:val="32"/>
                      <w:lang w:val="es-EC"/>
                    </w:rPr>
                  </w:pPr>
                  <w:ins w:id="39" w:author="pablo calderon" w:date="2021-01-18T18:12:00Z">
                    <w:r>
                      <w:t>VARCHAR(50)</w:t>
                    </w:r>
                  </w:ins>
                </w:p>
              </w:tc>
              <w:tc>
                <w:tcPr>
                  <w:tcW w:w="3404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7610F663" w14:textId="77777777" w:rsidR="00E008AF" w:rsidRDefault="00E008AF" w:rsidP="002E4B6E">
                  <w:pPr>
                    <w:pStyle w:val="TableContents"/>
                    <w:rPr>
                      <w:ins w:id="40" w:author="pablo calderon" w:date="2021-01-18T18:12:00Z"/>
                      <w:sz w:val="32"/>
                      <w:szCs w:val="32"/>
                      <w:lang w:val="es-EC"/>
                    </w:rPr>
                  </w:pPr>
                </w:p>
              </w:tc>
            </w:tr>
            <w:tr w:rsidR="00E008AF" w14:paraId="6BD41514" w14:textId="77777777" w:rsidTr="002E4B6E">
              <w:trPr>
                <w:ins w:id="41" w:author="pablo calderon" w:date="2021-01-18T18:12:00Z"/>
              </w:trPr>
              <w:tc>
                <w:tcPr>
                  <w:tcW w:w="153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5847EE5A" w14:textId="77777777" w:rsidR="00E008AF" w:rsidRDefault="00E008AF" w:rsidP="002E4B6E">
                  <w:pPr>
                    <w:pStyle w:val="TableContents"/>
                    <w:rPr>
                      <w:ins w:id="42" w:author="pablo calderon" w:date="2021-01-18T18:12:00Z"/>
                      <w:sz w:val="32"/>
                      <w:szCs w:val="32"/>
                      <w:lang w:val="es-EC"/>
                    </w:rPr>
                  </w:pPr>
                  <w:ins w:id="43" w:author="pablo calderon" w:date="2021-01-18T18:12:00Z">
                    <w:r>
                      <w:t>apellido</w:t>
                    </w:r>
                  </w:ins>
                </w:p>
              </w:tc>
              <w:tc>
                <w:tcPr>
                  <w:tcW w:w="207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5A8FCB69" w14:textId="77777777" w:rsidR="00E008AF" w:rsidRDefault="00E008AF" w:rsidP="002E4B6E">
                  <w:pPr>
                    <w:pStyle w:val="TableContents"/>
                    <w:rPr>
                      <w:ins w:id="44" w:author="pablo calderon" w:date="2021-01-18T18:12:00Z"/>
                      <w:sz w:val="32"/>
                      <w:szCs w:val="32"/>
                      <w:lang w:val="es-EC"/>
                    </w:rPr>
                  </w:pPr>
                  <w:ins w:id="45" w:author="pablo calderon" w:date="2021-01-18T18:12:00Z">
                    <w:r>
                      <w:t>VARCHAR(50)</w:t>
                    </w:r>
                  </w:ins>
                </w:p>
              </w:tc>
              <w:tc>
                <w:tcPr>
                  <w:tcW w:w="3404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597B5761" w14:textId="77777777" w:rsidR="00E008AF" w:rsidRDefault="00E008AF" w:rsidP="002E4B6E">
                  <w:pPr>
                    <w:pStyle w:val="TableContents"/>
                    <w:rPr>
                      <w:ins w:id="46" w:author="pablo calderon" w:date="2021-01-18T18:12:00Z"/>
                      <w:sz w:val="32"/>
                      <w:szCs w:val="32"/>
                      <w:lang w:val="es-EC"/>
                    </w:rPr>
                  </w:pPr>
                </w:p>
              </w:tc>
            </w:tr>
            <w:tr w:rsidR="00E008AF" w14:paraId="01497934" w14:textId="77777777" w:rsidTr="002E4B6E">
              <w:trPr>
                <w:ins w:id="47" w:author="pablo calderon" w:date="2021-01-18T18:12:00Z"/>
              </w:trPr>
              <w:tc>
                <w:tcPr>
                  <w:tcW w:w="153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42398F3C" w14:textId="77777777" w:rsidR="00E008AF" w:rsidRDefault="00E008AF" w:rsidP="002E4B6E">
                  <w:pPr>
                    <w:pStyle w:val="TableContents"/>
                    <w:rPr>
                      <w:ins w:id="48" w:author="pablo calderon" w:date="2021-01-18T18:12:00Z"/>
                      <w:sz w:val="32"/>
                      <w:szCs w:val="32"/>
                      <w:lang w:val="es-EC"/>
                    </w:rPr>
                  </w:pPr>
                  <w:ins w:id="49" w:author="pablo calderon" w:date="2021-01-18T18:12:00Z">
                    <w:r>
                      <w:t>correo_electronico</w:t>
                    </w:r>
                  </w:ins>
                </w:p>
              </w:tc>
              <w:tc>
                <w:tcPr>
                  <w:tcW w:w="207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3538CB16" w14:textId="77777777" w:rsidR="00E008AF" w:rsidRDefault="00E008AF" w:rsidP="002E4B6E">
                  <w:pPr>
                    <w:pStyle w:val="TableContents"/>
                    <w:rPr>
                      <w:ins w:id="50" w:author="pablo calderon" w:date="2021-01-18T18:12:00Z"/>
                      <w:sz w:val="32"/>
                      <w:szCs w:val="32"/>
                      <w:lang w:val="es-EC"/>
                    </w:rPr>
                  </w:pPr>
                  <w:ins w:id="51" w:author="pablo calderon" w:date="2021-01-18T18:12:00Z">
                    <w:r>
                      <w:t>VARCHAR(50)</w:t>
                    </w:r>
                  </w:ins>
                </w:p>
              </w:tc>
              <w:tc>
                <w:tcPr>
                  <w:tcW w:w="3404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5ED3E01C" w14:textId="77777777" w:rsidR="00E008AF" w:rsidRDefault="00E008AF" w:rsidP="002E4B6E">
                  <w:pPr>
                    <w:pStyle w:val="TableContents"/>
                    <w:rPr>
                      <w:ins w:id="52" w:author="pablo calderon" w:date="2021-01-18T18:12:00Z"/>
                      <w:sz w:val="32"/>
                      <w:szCs w:val="32"/>
                      <w:lang w:val="es-EC"/>
                    </w:rPr>
                  </w:pPr>
                </w:p>
              </w:tc>
            </w:tr>
            <w:tr w:rsidR="00E008AF" w14:paraId="11EC4F0D" w14:textId="77777777" w:rsidTr="002E4B6E">
              <w:trPr>
                <w:ins w:id="53" w:author="pablo calderon" w:date="2021-01-18T18:12:00Z"/>
              </w:trPr>
              <w:tc>
                <w:tcPr>
                  <w:tcW w:w="153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7ABB69FF" w14:textId="77777777" w:rsidR="00E008AF" w:rsidRDefault="00E008AF" w:rsidP="002E4B6E">
                  <w:pPr>
                    <w:pStyle w:val="TableContents"/>
                    <w:rPr>
                      <w:ins w:id="54" w:author="pablo calderon" w:date="2021-01-18T18:12:00Z"/>
                      <w:sz w:val="32"/>
                      <w:szCs w:val="32"/>
                      <w:lang w:val="es-EC"/>
                    </w:rPr>
                  </w:pPr>
                  <w:ins w:id="55" w:author="pablo calderon" w:date="2021-01-18T18:12:00Z">
                    <w:r>
                      <w:t>celular</w:t>
                    </w:r>
                  </w:ins>
                </w:p>
              </w:tc>
              <w:tc>
                <w:tcPr>
                  <w:tcW w:w="207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02DE5EFE" w14:textId="77777777" w:rsidR="00E008AF" w:rsidRDefault="00E008AF" w:rsidP="002E4B6E">
                  <w:pPr>
                    <w:pStyle w:val="TableContents"/>
                    <w:rPr>
                      <w:ins w:id="56" w:author="pablo calderon" w:date="2021-01-18T18:12:00Z"/>
                      <w:sz w:val="32"/>
                      <w:szCs w:val="32"/>
                      <w:lang w:val="es-EC"/>
                    </w:rPr>
                  </w:pPr>
                  <w:ins w:id="57" w:author="pablo calderon" w:date="2021-01-18T18:12:00Z">
                    <w:r>
                      <w:t>VARCHAR(15)</w:t>
                    </w:r>
                  </w:ins>
                </w:p>
              </w:tc>
              <w:tc>
                <w:tcPr>
                  <w:tcW w:w="3404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27EEDEF6" w14:textId="77777777" w:rsidR="00E008AF" w:rsidRDefault="00E008AF" w:rsidP="002E4B6E">
                  <w:pPr>
                    <w:pStyle w:val="TableContents"/>
                    <w:rPr>
                      <w:ins w:id="58" w:author="pablo calderon" w:date="2021-01-18T18:12:00Z"/>
                      <w:sz w:val="32"/>
                      <w:szCs w:val="32"/>
                      <w:lang w:val="es-EC"/>
                    </w:rPr>
                  </w:pPr>
                </w:p>
              </w:tc>
            </w:tr>
            <w:tr w:rsidR="00E008AF" w:rsidRPr="002E4B6E" w14:paraId="24B1E77A" w14:textId="77777777" w:rsidTr="002E4B6E">
              <w:trPr>
                <w:ins w:id="59" w:author="pablo calderon" w:date="2021-01-18T18:12:00Z"/>
              </w:trPr>
              <w:tc>
                <w:tcPr>
                  <w:tcW w:w="153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31A15B5F" w14:textId="77777777" w:rsidR="00E008AF" w:rsidRDefault="00E008AF" w:rsidP="002E4B6E">
                  <w:pPr>
                    <w:pStyle w:val="TableContents"/>
                    <w:rPr>
                      <w:ins w:id="60" w:author="pablo calderon" w:date="2021-01-18T18:12:00Z"/>
                      <w:sz w:val="32"/>
                      <w:szCs w:val="32"/>
                      <w:lang w:val="es-EC"/>
                    </w:rPr>
                  </w:pPr>
                  <w:ins w:id="61" w:author="pablo calderon" w:date="2021-01-18T18:12:00Z">
                    <w:r>
                      <w:t>rol</w:t>
                    </w:r>
                  </w:ins>
                </w:p>
              </w:tc>
              <w:tc>
                <w:tcPr>
                  <w:tcW w:w="207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163B2774" w14:textId="77777777" w:rsidR="00E008AF" w:rsidRDefault="00E008AF" w:rsidP="002E4B6E">
                  <w:pPr>
                    <w:pStyle w:val="TableContents"/>
                    <w:rPr>
                      <w:ins w:id="62" w:author="pablo calderon" w:date="2021-01-18T18:12:00Z"/>
                      <w:sz w:val="32"/>
                      <w:szCs w:val="32"/>
                      <w:lang w:val="es-EC"/>
                    </w:rPr>
                  </w:pPr>
                  <w:ins w:id="63" w:author="pablo calderon" w:date="2021-01-18T18:12:00Z">
                    <w:r>
                      <w:t>VARCHAR(20)</w:t>
                    </w:r>
                  </w:ins>
                </w:p>
              </w:tc>
              <w:tc>
                <w:tcPr>
                  <w:tcW w:w="3404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76653BBE" w14:textId="77777777" w:rsidR="00E008AF" w:rsidRDefault="00E008AF" w:rsidP="002E4B6E">
                  <w:pPr>
                    <w:pStyle w:val="TableContents"/>
                    <w:rPr>
                      <w:ins w:id="64" w:author="pablo calderon" w:date="2021-01-18T18:12:00Z"/>
                      <w:sz w:val="32"/>
                      <w:szCs w:val="32"/>
                      <w:lang w:val="es-EC"/>
                    </w:rPr>
                  </w:pPr>
                  <w:ins w:id="65" w:author="pablo calderon" w:date="2021-01-18T18:12:00Z">
                    <w:r>
                      <w:t>Usuario conductor, usuario dueño de parqueadero.</w:t>
                    </w:r>
                  </w:ins>
                </w:p>
              </w:tc>
            </w:tr>
            <w:tr w:rsidR="00E008AF" w:rsidRPr="002E4B6E" w14:paraId="7F46228F" w14:textId="77777777" w:rsidTr="002E4B6E">
              <w:trPr>
                <w:ins w:id="66" w:author="pablo calderon" w:date="2021-01-18T18:12:00Z"/>
              </w:trPr>
              <w:tc>
                <w:tcPr>
                  <w:tcW w:w="153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580A0C1C" w14:textId="77777777" w:rsidR="00E008AF" w:rsidRDefault="00E008AF" w:rsidP="002E4B6E">
                  <w:pPr>
                    <w:pStyle w:val="TableContents"/>
                    <w:rPr>
                      <w:ins w:id="67" w:author="pablo calderon" w:date="2021-01-18T18:12:00Z"/>
                      <w:sz w:val="32"/>
                      <w:szCs w:val="32"/>
                      <w:lang w:val="es-EC"/>
                    </w:rPr>
                  </w:pPr>
                  <w:ins w:id="68" w:author="pablo calderon" w:date="2021-01-18T18:12:00Z">
                    <w:r>
                      <w:t>fecha_nacimiento</w:t>
                    </w:r>
                  </w:ins>
                </w:p>
              </w:tc>
              <w:tc>
                <w:tcPr>
                  <w:tcW w:w="207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147F7161" w14:textId="77777777" w:rsidR="00E008AF" w:rsidRDefault="00E008AF" w:rsidP="002E4B6E">
                  <w:pPr>
                    <w:pStyle w:val="TableContents"/>
                    <w:rPr>
                      <w:ins w:id="69" w:author="pablo calderon" w:date="2021-01-18T18:12:00Z"/>
                      <w:sz w:val="32"/>
                      <w:szCs w:val="32"/>
                      <w:lang w:val="es-EC"/>
                    </w:rPr>
                  </w:pPr>
                  <w:ins w:id="70" w:author="pablo calderon" w:date="2021-01-18T18:12:00Z">
                    <w:r>
                      <w:t>DATE</w:t>
                    </w:r>
                  </w:ins>
                </w:p>
              </w:tc>
              <w:tc>
                <w:tcPr>
                  <w:tcW w:w="3404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782D5C98" w14:textId="77777777" w:rsidR="00E008AF" w:rsidRDefault="00E008AF" w:rsidP="002E4B6E">
                  <w:pPr>
                    <w:pStyle w:val="TableContents"/>
                    <w:rPr>
                      <w:ins w:id="71" w:author="pablo calderon" w:date="2021-01-18T18:12:00Z"/>
                      <w:sz w:val="32"/>
                      <w:szCs w:val="32"/>
                      <w:lang w:val="es-EC"/>
                    </w:rPr>
                  </w:pPr>
                  <w:ins w:id="72" w:author="pablo calderon" w:date="2021-01-18T18:12:00Z">
                    <w:r>
                      <w:t>Validar que sea mayor de edad.</w:t>
                    </w:r>
                  </w:ins>
                </w:p>
              </w:tc>
            </w:tr>
            <w:tr w:rsidR="00E008AF" w:rsidRPr="002E4B6E" w14:paraId="2C567E25" w14:textId="77777777" w:rsidTr="002E4B6E">
              <w:trPr>
                <w:ins w:id="73" w:author="pablo calderon" w:date="2021-01-18T18:12:00Z"/>
              </w:trPr>
              <w:tc>
                <w:tcPr>
                  <w:tcW w:w="153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40A8C528" w14:textId="77777777" w:rsidR="00E008AF" w:rsidRPr="002E4B6E" w:rsidRDefault="00E008AF" w:rsidP="002E4B6E">
                  <w:pPr>
                    <w:pStyle w:val="TableContents"/>
                    <w:rPr>
                      <w:ins w:id="74" w:author="pablo calderon" w:date="2021-01-18T18:12:00Z"/>
                      <w:rStyle w:val="Bullets"/>
                    </w:rPr>
                  </w:pPr>
                  <w:ins w:id="75" w:author="pablo calderon" w:date="2021-01-18T18:12:00Z">
                    <w:r w:rsidRPr="002E4B6E">
                      <w:rPr>
                        <w:rStyle w:val="Bullets"/>
                      </w:rPr>
                      <w:t>Usuario</w:t>
                    </w:r>
                  </w:ins>
                </w:p>
              </w:tc>
              <w:tc>
                <w:tcPr>
                  <w:tcW w:w="207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25A05717" w14:textId="77777777" w:rsidR="00E008AF" w:rsidRPr="002E4B6E" w:rsidRDefault="00E008AF" w:rsidP="002E4B6E">
                  <w:pPr>
                    <w:pStyle w:val="TableContents"/>
                    <w:rPr>
                      <w:ins w:id="76" w:author="pablo calderon" w:date="2021-01-18T18:12:00Z"/>
                      <w:rStyle w:val="Bullets"/>
                    </w:rPr>
                  </w:pPr>
                  <w:ins w:id="77" w:author="pablo calderon" w:date="2021-01-18T18:12:00Z">
                    <w:r w:rsidRPr="002E4B6E">
                      <w:rPr>
                        <w:rStyle w:val="Bullets"/>
                      </w:rPr>
                      <w:t>VARCHAR(15)</w:t>
                    </w:r>
                  </w:ins>
                </w:p>
              </w:tc>
              <w:tc>
                <w:tcPr>
                  <w:tcW w:w="3404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1339D2BE" w14:textId="77777777" w:rsidR="00E008AF" w:rsidRPr="002E4B6E" w:rsidRDefault="00E008AF" w:rsidP="002E4B6E">
                  <w:pPr>
                    <w:pStyle w:val="TableContents"/>
                    <w:rPr>
                      <w:ins w:id="78" w:author="pablo calderon" w:date="2021-01-18T18:12:00Z"/>
                      <w:rStyle w:val="Bullets"/>
                    </w:rPr>
                  </w:pPr>
                  <w:ins w:id="79" w:author="pablo calderon" w:date="2021-01-18T18:12:00Z">
                    <w:r w:rsidRPr="002E4B6E">
                      <w:rPr>
                        <w:rStyle w:val="Bullets"/>
                      </w:rPr>
                      <w:t>Validar que use números y caracteres especiales.</w:t>
                    </w:r>
                  </w:ins>
                </w:p>
              </w:tc>
            </w:tr>
            <w:tr w:rsidR="00E008AF" w:rsidRPr="002E4B6E" w14:paraId="50AE5CD6" w14:textId="77777777" w:rsidTr="002E4B6E">
              <w:trPr>
                <w:ins w:id="80" w:author="pablo calderon" w:date="2021-01-18T18:12:00Z"/>
              </w:trPr>
              <w:tc>
                <w:tcPr>
                  <w:tcW w:w="153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0D3210FC" w14:textId="77777777" w:rsidR="00E008AF" w:rsidRPr="002E4B6E" w:rsidRDefault="00E008AF" w:rsidP="002E4B6E">
                  <w:pPr>
                    <w:pStyle w:val="TableContents"/>
                    <w:rPr>
                      <w:ins w:id="81" w:author="pablo calderon" w:date="2021-01-18T18:12:00Z"/>
                      <w:rStyle w:val="Bullets"/>
                    </w:rPr>
                  </w:pPr>
                  <w:ins w:id="82" w:author="pablo calderon" w:date="2021-01-18T18:12:00Z">
                    <w:r w:rsidRPr="002E4B6E">
                      <w:rPr>
                        <w:rStyle w:val="Bullets"/>
                      </w:rPr>
                      <w:t>Contraseña</w:t>
                    </w:r>
                  </w:ins>
                </w:p>
              </w:tc>
              <w:tc>
                <w:tcPr>
                  <w:tcW w:w="207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54C24838" w14:textId="77777777" w:rsidR="00E008AF" w:rsidRPr="002E4B6E" w:rsidRDefault="00E008AF" w:rsidP="002E4B6E">
                  <w:pPr>
                    <w:pStyle w:val="TableContents"/>
                    <w:rPr>
                      <w:ins w:id="83" w:author="pablo calderon" w:date="2021-01-18T18:12:00Z"/>
                      <w:rStyle w:val="Bullets"/>
                    </w:rPr>
                  </w:pPr>
                  <w:ins w:id="84" w:author="pablo calderon" w:date="2021-01-18T18:12:00Z">
                    <w:r w:rsidRPr="002E4B6E">
                      <w:rPr>
                        <w:rStyle w:val="Bullets"/>
                      </w:rPr>
                      <w:t>VARCHAR(20)</w:t>
                    </w:r>
                  </w:ins>
                </w:p>
              </w:tc>
              <w:tc>
                <w:tcPr>
                  <w:tcW w:w="3404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3C5980C8" w14:textId="77777777" w:rsidR="00E008AF" w:rsidRPr="002E4B6E" w:rsidRDefault="00E008AF" w:rsidP="002E4B6E">
                  <w:pPr>
                    <w:pStyle w:val="TableContents"/>
                    <w:rPr>
                      <w:ins w:id="85" w:author="pablo calderon" w:date="2021-01-18T18:12:00Z"/>
                      <w:rStyle w:val="Bullets"/>
                    </w:rPr>
                  </w:pPr>
                  <w:ins w:id="86" w:author="pablo calderon" w:date="2021-01-18T18:12:00Z">
                    <w:r w:rsidRPr="002E4B6E">
                      <w:rPr>
                        <w:rStyle w:val="Bullets"/>
                      </w:rPr>
                      <w:t>Validar que use números, letras, caracteres especiales y que los caracteres sean mayores a 10.</w:t>
                    </w:r>
                  </w:ins>
                </w:p>
              </w:tc>
            </w:tr>
          </w:tbl>
          <w:p w14:paraId="4C2C51F6" w14:textId="77777777" w:rsidR="00E008AF" w:rsidRPr="002E4B6E" w:rsidRDefault="00E008AF" w:rsidP="002E4B6E">
            <w:pPr>
              <w:pStyle w:val="Standard"/>
              <w:snapToGrid w:val="0"/>
              <w:rPr>
                <w:ins w:id="87" w:author="pablo calderon" w:date="2021-01-18T18:12:00Z"/>
                <w:lang w:val="es-EC"/>
              </w:rPr>
            </w:pPr>
          </w:p>
          <w:p w14:paraId="5B512A80" w14:textId="77777777" w:rsidR="00E008AF" w:rsidRPr="002E4B6E" w:rsidRDefault="00E008AF" w:rsidP="002E4B6E">
            <w:pPr>
              <w:pStyle w:val="Standard"/>
              <w:snapToGrid w:val="0"/>
              <w:rPr>
                <w:ins w:id="88" w:author="pablo calderon" w:date="2021-01-18T18:12:00Z"/>
                <w:lang w:val="es-EC"/>
              </w:rPr>
            </w:pPr>
            <w:ins w:id="89" w:author="pablo calderon" w:date="2021-01-18T18:12:00Z">
              <w:r w:rsidRPr="002E4B6E">
                <w:rPr>
                  <w:lang w:val="es-EC"/>
                </w:rPr>
                <w:t>Los mismos datos con respecto a la actualización.</w:t>
              </w:r>
            </w:ins>
          </w:p>
          <w:p w14:paraId="53D84C10" w14:textId="77777777" w:rsidR="00E008AF" w:rsidRPr="002E4B6E" w:rsidRDefault="00E008AF" w:rsidP="002E4B6E">
            <w:pPr>
              <w:pStyle w:val="Standard"/>
              <w:snapToGrid w:val="0"/>
              <w:rPr>
                <w:ins w:id="90" w:author="pablo calderon" w:date="2021-01-18T18:12:00Z"/>
                <w:lang w:val="es-EC"/>
              </w:rPr>
            </w:pPr>
          </w:p>
          <w:p w14:paraId="2BEADA4E" w14:textId="77777777" w:rsidR="00E008AF" w:rsidRPr="002E4B6E" w:rsidRDefault="00E008AF" w:rsidP="002E4B6E">
            <w:pPr>
              <w:pStyle w:val="Standard"/>
              <w:snapToGrid w:val="0"/>
              <w:rPr>
                <w:ins w:id="91" w:author="pablo calderon" w:date="2021-01-18T18:12:00Z"/>
                <w:lang w:val="es-EC"/>
              </w:rPr>
            </w:pPr>
            <w:ins w:id="92" w:author="pablo calderon" w:date="2021-01-18T18:12:00Z">
              <w:r w:rsidRPr="002E4B6E">
                <w:rPr>
                  <w:lang w:val="es-EC"/>
                </w:rPr>
                <w:t>Para la eliminación, será de manera lógica.</w:t>
              </w:r>
            </w:ins>
          </w:p>
          <w:p w14:paraId="6BC5A9AA" w14:textId="77777777" w:rsidR="00E008AF" w:rsidRPr="002E4B6E" w:rsidRDefault="00E008AF" w:rsidP="002E4B6E">
            <w:pPr>
              <w:pStyle w:val="Standard"/>
              <w:snapToGrid w:val="0"/>
              <w:rPr>
                <w:ins w:id="93" w:author="pablo calderon" w:date="2021-01-18T18:12:00Z"/>
                <w:lang w:val="es-EC"/>
              </w:rPr>
            </w:pPr>
          </w:p>
          <w:tbl>
            <w:tblPr>
              <w:tblW w:w="7004" w:type="dxa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000" w:firstRow="0" w:lastRow="0" w:firstColumn="0" w:lastColumn="0" w:noHBand="0" w:noVBand="0"/>
            </w:tblPr>
            <w:tblGrid>
              <w:gridCol w:w="1530"/>
              <w:gridCol w:w="2070"/>
              <w:gridCol w:w="3404"/>
            </w:tblGrid>
            <w:tr w:rsidR="00E008AF" w14:paraId="08AFA830" w14:textId="77777777" w:rsidTr="002E4B6E">
              <w:trPr>
                <w:ins w:id="94" w:author="pablo calderon" w:date="2021-01-18T18:12:00Z"/>
              </w:trPr>
              <w:tc>
                <w:tcPr>
                  <w:tcW w:w="153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190ADBF7" w14:textId="77777777" w:rsidR="00E008AF" w:rsidRDefault="00E008AF" w:rsidP="002E4B6E">
                  <w:pPr>
                    <w:pStyle w:val="TableContents"/>
                    <w:rPr>
                      <w:ins w:id="95" w:author="pablo calderon" w:date="2021-01-18T18:12:00Z"/>
                      <w:b/>
                      <w:bCs/>
                    </w:rPr>
                  </w:pPr>
                  <w:ins w:id="96" w:author="pablo calderon" w:date="2021-01-18T18:12:00Z">
                    <w:r>
                      <w:rPr>
                        <w:b/>
                        <w:bCs/>
                      </w:rPr>
                      <w:t>Campo</w:t>
                    </w:r>
                  </w:ins>
                </w:p>
              </w:tc>
              <w:tc>
                <w:tcPr>
                  <w:tcW w:w="207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50A55A49" w14:textId="77777777" w:rsidR="00E008AF" w:rsidRDefault="00E008AF" w:rsidP="002E4B6E">
                  <w:pPr>
                    <w:pStyle w:val="TableContents"/>
                    <w:rPr>
                      <w:ins w:id="97" w:author="pablo calderon" w:date="2021-01-18T18:12:00Z"/>
                      <w:b/>
                      <w:bCs/>
                    </w:rPr>
                  </w:pPr>
                  <w:ins w:id="98" w:author="pablo calderon" w:date="2021-01-18T18:12:00Z">
                    <w:r>
                      <w:rPr>
                        <w:b/>
                        <w:bCs/>
                      </w:rPr>
                      <w:t>Tipo de Dato</w:t>
                    </w:r>
                  </w:ins>
                </w:p>
              </w:tc>
              <w:tc>
                <w:tcPr>
                  <w:tcW w:w="340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72858E43" w14:textId="77777777" w:rsidR="00E008AF" w:rsidRDefault="00E008AF" w:rsidP="002E4B6E">
                  <w:pPr>
                    <w:pStyle w:val="TableContents"/>
                    <w:rPr>
                      <w:ins w:id="99" w:author="pablo calderon" w:date="2021-01-18T18:12:00Z"/>
                      <w:b/>
                      <w:bCs/>
                    </w:rPr>
                  </w:pPr>
                  <w:ins w:id="100" w:author="pablo calderon" w:date="2021-01-18T18:12:00Z">
                    <w:r>
                      <w:rPr>
                        <w:b/>
                        <w:bCs/>
                      </w:rPr>
                      <w:t>Observaciones</w:t>
                    </w:r>
                  </w:ins>
                </w:p>
              </w:tc>
            </w:tr>
            <w:tr w:rsidR="00E008AF" w14:paraId="67906D04" w14:textId="77777777" w:rsidTr="002E4B6E">
              <w:trPr>
                <w:ins w:id="101" w:author="pablo calderon" w:date="2021-01-18T18:12:00Z"/>
              </w:trPr>
              <w:tc>
                <w:tcPr>
                  <w:tcW w:w="153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55D3F90D" w14:textId="77777777" w:rsidR="00E008AF" w:rsidRDefault="00E008AF" w:rsidP="002E4B6E">
                  <w:pPr>
                    <w:pStyle w:val="TableContents"/>
                    <w:rPr>
                      <w:ins w:id="102" w:author="pablo calderon" w:date="2021-01-18T18:12:00Z"/>
                      <w:sz w:val="32"/>
                      <w:szCs w:val="32"/>
                      <w:lang w:val="es-EC"/>
                    </w:rPr>
                  </w:pPr>
                  <w:ins w:id="103" w:author="pablo calderon" w:date="2021-01-18T18:12:00Z">
                    <w:r>
                      <w:t>estado</w:t>
                    </w:r>
                  </w:ins>
                </w:p>
              </w:tc>
              <w:tc>
                <w:tcPr>
                  <w:tcW w:w="207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400649BB" w14:textId="77777777" w:rsidR="00E008AF" w:rsidRDefault="00E008AF" w:rsidP="002E4B6E">
                  <w:pPr>
                    <w:pStyle w:val="TableContents"/>
                    <w:rPr>
                      <w:ins w:id="104" w:author="pablo calderon" w:date="2021-01-18T18:12:00Z"/>
                      <w:sz w:val="32"/>
                      <w:szCs w:val="32"/>
                      <w:lang w:val="es-EC"/>
                    </w:rPr>
                  </w:pPr>
                  <w:ins w:id="105" w:author="pablo calderon" w:date="2021-01-18T18:12:00Z">
                    <w:r>
                      <w:t>CHAR(1)</w:t>
                    </w:r>
                  </w:ins>
                </w:p>
              </w:tc>
              <w:tc>
                <w:tcPr>
                  <w:tcW w:w="3404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4C4754E3" w14:textId="77777777" w:rsidR="00E008AF" w:rsidRDefault="00E008AF" w:rsidP="002E4B6E">
                  <w:pPr>
                    <w:pStyle w:val="TableContents"/>
                    <w:rPr>
                      <w:ins w:id="106" w:author="pablo calderon" w:date="2021-01-18T18:12:00Z"/>
                      <w:sz w:val="32"/>
                      <w:szCs w:val="32"/>
                      <w:lang w:val="es-EC"/>
                    </w:rPr>
                  </w:pPr>
                  <w:ins w:id="107" w:author="pablo calderon" w:date="2021-01-18T18:12:00Z">
                    <w:r>
                      <w:t>ACTIVO (A), INACTIVO (I).</w:t>
                    </w:r>
                  </w:ins>
                </w:p>
              </w:tc>
            </w:tr>
          </w:tbl>
          <w:p w14:paraId="2AB32984" w14:textId="77777777" w:rsidR="00E008AF" w:rsidRDefault="00E008AF" w:rsidP="002E4B6E">
            <w:pPr>
              <w:pStyle w:val="Standard"/>
              <w:snapToGrid w:val="0"/>
              <w:rPr>
                <w:ins w:id="108" w:author="pablo calderon" w:date="2021-01-18T18:12:00Z"/>
                <w:lang w:val="en-GB"/>
              </w:rPr>
            </w:pPr>
          </w:p>
          <w:p w14:paraId="364C787B" w14:textId="77777777" w:rsidR="00E008AF" w:rsidRDefault="00E008AF" w:rsidP="002E4B6E">
            <w:pPr>
              <w:pStyle w:val="Standard"/>
              <w:snapToGrid w:val="0"/>
              <w:rPr>
                <w:ins w:id="109" w:author="pablo calderon" w:date="2021-01-18T18:12:00Z"/>
                <w:lang w:val="en-GB"/>
              </w:rPr>
            </w:pPr>
          </w:p>
        </w:tc>
      </w:tr>
    </w:tbl>
    <w:p w14:paraId="335F0E56" w14:textId="77777777" w:rsidR="00E008AF" w:rsidRDefault="00E008AF">
      <w:pPr>
        <w:pStyle w:val="Standard"/>
        <w:ind w:left="360"/>
        <w:rPr>
          <w:b/>
          <w:lang w:val="en-GB"/>
        </w:rPr>
      </w:pPr>
    </w:p>
    <w:p w14:paraId="1F3021D2" w14:textId="6B6EBF88" w:rsidR="00807EE9" w:rsidRDefault="00807EE9">
      <w:pPr>
        <w:pStyle w:val="Standard"/>
        <w:ind w:left="360"/>
        <w:rPr>
          <w:ins w:id="110" w:author="pablo calderon" w:date="2021-01-18T18:12:00Z"/>
          <w:b/>
          <w:lang w:val="en-GB"/>
        </w:rPr>
      </w:pPr>
    </w:p>
    <w:p w14:paraId="12B6BE78" w14:textId="07B5B107" w:rsidR="00E008AF" w:rsidRDefault="00E008AF">
      <w:pPr>
        <w:pStyle w:val="Standard"/>
        <w:ind w:left="360"/>
        <w:rPr>
          <w:ins w:id="111" w:author="pablo calderon" w:date="2021-01-18T18:12:00Z"/>
          <w:b/>
          <w:lang w:val="en-GB"/>
        </w:rPr>
      </w:pPr>
    </w:p>
    <w:p w14:paraId="60550C31" w14:textId="77777777" w:rsidR="00E008AF" w:rsidRDefault="00E008AF">
      <w:pPr>
        <w:pStyle w:val="Standard"/>
        <w:ind w:left="360"/>
        <w:rPr>
          <w:b/>
          <w:lang w:val="en-GB"/>
        </w:rPr>
      </w:pPr>
    </w:p>
    <w:tbl>
      <w:tblPr>
        <w:tblW w:w="8730" w:type="dxa"/>
        <w:tblInd w:w="-113" w:type="dxa"/>
        <w:tblLook w:val="0000" w:firstRow="0" w:lastRow="0" w:firstColumn="0" w:lastColumn="0" w:noHBand="0" w:noVBand="0"/>
      </w:tblPr>
      <w:tblGrid>
        <w:gridCol w:w="1510"/>
        <w:gridCol w:w="3598"/>
        <w:gridCol w:w="1325"/>
        <w:gridCol w:w="2297"/>
      </w:tblGrid>
      <w:tr w:rsidR="00807EE9" w14:paraId="3D293B9B" w14:textId="77777777"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148E4ADC" w14:textId="77777777" w:rsidR="00807EE9" w:rsidRDefault="007F2CEE">
            <w:pPr>
              <w:pStyle w:val="Standard"/>
              <w:rPr>
                <w:b/>
                <w:lang w:val="en-GB"/>
              </w:rPr>
            </w:pPr>
            <w:r>
              <w:rPr>
                <w:b/>
                <w:lang w:val="en-GB"/>
              </w:rPr>
              <w:t>ID: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DA9E08" w14:textId="6A301E72" w:rsidR="00807EE9" w:rsidRDefault="007F2CEE">
            <w:pPr>
              <w:pStyle w:val="Standard"/>
              <w:snapToGrid w:val="0"/>
              <w:rPr>
                <w:b/>
                <w:lang w:val="en-GB"/>
              </w:rPr>
            </w:pPr>
            <w:r>
              <w:rPr>
                <w:b/>
                <w:lang w:val="en-GB"/>
              </w:rPr>
              <w:t>HOPARK-RNF-0</w:t>
            </w:r>
            <w:ins w:id="112" w:author="pablo calderon" w:date="2021-01-18T18:12:00Z">
              <w:r w:rsidR="00E008AF">
                <w:rPr>
                  <w:b/>
                  <w:lang w:val="en-GB"/>
                </w:rPr>
                <w:t>2</w:t>
              </w:r>
            </w:ins>
            <w:del w:id="113" w:author="pablo calderon" w:date="2021-01-18T18:12:00Z">
              <w:r w:rsidDel="00E008AF">
                <w:rPr>
                  <w:b/>
                  <w:lang w:val="en-GB"/>
                </w:rPr>
                <w:delText>1</w:delText>
              </w:r>
            </w:del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2AED7705" w14:textId="77777777" w:rsidR="00807EE9" w:rsidRDefault="007F2CEE">
            <w:pPr>
              <w:pStyle w:val="Standard"/>
              <w:rPr>
                <w:b/>
                <w:lang w:val="en-GB"/>
              </w:rPr>
            </w:pPr>
            <w:r>
              <w:rPr>
                <w:b/>
                <w:lang w:val="en-GB"/>
              </w:rPr>
              <w:t>Relación: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FBB3AF" w14:textId="77777777" w:rsidR="00807EE9" w:rsidRDefault="007F2CEE">
            <w:pPr>
              <w:pStyle w:val="Standard"/>
              <w:snapToGrid w:val="0"/>
              <w:rPr>
                <w:b/>
                <w:lang w:val="en-GB"/>
              </w:rPr>
            </w:pPr>
            <w:r>
              <w:rPr>
                <w:b/>
                <w:lang w:val="en-GB"/>
              </w:rPr>
              <w:t>HOPARK-001</w:t>
            </w:r>
          </w:p>
        </w:tc>
      </w:tr>
      <w:tr w:rsidR="00807EE9" w14:paraId="73972D6D" w14:textId="77777777"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71E08D09" w14:textId="77777777" w:rsidR="00807EE9" w:rsidRDefault="007F2CEE">
            <w:pPr>
              <w:pStyle w:val="Standard"/>
              <w:rPr>
                <w:b/>
                <w:lang w:val="en-GB"/>
              </w:rPr>
            </w:pPr>
            <w:r>
              <w:rPr>
                <w:b/>
                <w:lang w:val="en-GB"/>
              </w:rPr>
              <w:t>Descripción:</w:t>
            </w:r>
          </w:p>
        </w:tc>
        <w:tc>
          <w:tcPr>
            <w:tcW w:w="7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8F8968" w14:textId="77777777" w:rsidR="00807EE9" w:rsidRDefault="007F2CEE">
            <w:pPr>
              <w:pStyle w:val="Standard"/>
              <w:snapToGrid w:val="0"/>
              <w:rPr>
                <w:b/>
                <w:lang w:val="en-GB"/>
              </w:rPr>
            </w:pPr>
            <w:r>
              <w:rPr>
                <w:b/>
                <w:lang w:val="en-GB"/>
              </w:rPr>
              <w:t>Seguridad</w:t>
            </w:r>
          </w:p>
        </w:tc>
      </w:tr>
      <w:tr w:rsidR="00807EE9" w:rsidRPr="00E008AF" w14:paraId="008E4DDE" w14:textId="77777777"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B695DA" w14:textId="77777777" w:rsidR="00807EE9" w:rsidRDefault="00807EE9">
            <w:pPr>
              <w:pStyle w:val="Standard"/>
              <w:snapToGrid w:val="0"/>
              <w:rPr>
                <w:lang w:val="en-GB"/>
              </w:rPr>
            </w:pPr>
          </w:p>
          <w:p w14:paraId="3C9F8B5C" w14:textId="77777777" w:rsidR="00807EE9" w:rsidRDefault="00807EE9">
            <w:pPr>
              <w:pStyle w:val="Standard"/>
              <w:rPr>
                <w:lang w:val="en-GB"/>
              </w:rPr>
            </w:pPr>
          </w:p>
        </w:tc>
        <w:tc>
          <w:tcPr>
            <w:tcW w:w="7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B226FB" w14:textId="77777777" w:rsidR="00807EE9" w:rsidRPr="00E008AF" w:rsidRDefault="007F2CEE">
            <w:pPr>
              <w:pStyle w:val="Standard"/>
              <w:numPr>
                <w:ilvl w:val="0"/>
                <w:numId w:val="1"/>
              </w:numPr>
              <w:snapToGrid w:val="0"/>
              <w:rPr>
                <w:lang w:val="es-EC"/>
                <w:rPrChange w:id="114" w:author="pablo calderon" w:date="2021-01-18T17:56:00Z">
                  <w:rPr>
                    <w:lang w:val="en-GB"/>
                  </w:rPr>
                </w:rPrChange>
              </w:rPr>
            </w:pPr>
            <w:r w:rsidRPr="00E008AF">
              <w:rPr>
                <w:lang w:val="es-EC"/>
                <w:rPrChange w:id="115" w:author="pablo calderon" w:date="2021-01-18T17:56:00Z">
                  <w:rPr>
                    <w:lang w:val="en-GB"/>
                  </w:rPr>
                </w:rPrChange>
              </w:rPr>
              <w:t>Autenticación del usuario en el Sistema de Información mediante un usuario y contraseña.</w:t>
            </w:r>
          </w:p>
        </w:tc>
      </w:tr>
    </w:tbl>
    <w:p w14:paraId="6E4DF997" w14:textId="77777777" w:rsidR="00807EE9" w:rsidRPr="00E008AF" w:rsidRDefault="00807EE9">
      <w:pPr>
        <w:pStyle w:val="Standard"/>
        <w:ind w:left="360"/>
        <w:rPr>
          <w:lang w:val="es-EC"/>
          <w:rPrChange w:id="116" w:author="pablo calderon" w:date="2021-01-18T17:56:00Z">
            <w:rPr>
              <w:lang w:val="en-GB"/>
            </w:rPr>
          </w:rPrChange>
        </w:rPr>
      </w:pPr>
    </w:p>
    <w:p w14:paraId="406CFBAF" w14:textId="77777777" w:rsidR="00807EE9" w:rsidRDefault="00807E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val="es-EC" w:eastAsia="es-EC" w:bidi="ar-SA"/>
        </w:rPr>
      </w:pPr>
    </w:p>
    <w:tbl>
      <w:tblPr>
        <w:tblW w:w="8735" w:type="dxa"/>
        <w:tblInd w:w="-95" w:type="dxa"/>
        <w:tblLook w:val="0000" w:firstRow="0" w:lastRow="0" w:firstColumn="0" w:lastColumn="0" w:noHBand="0" w:noVBand="0"/>
      </w:tblPr>
      <w:tblGrid>
        <w:gridCol w:w="1531"/>
        <w:gridCol w:w="3604"/>
        <w:gridCol w:w="1260"/>
        <w:gridCol w:w="2340"/>
      </w:tblGrid>
      <w:tr w:rsidR="00807EE9" w14:paraId="6284CC2B" w14:textId="77777777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30004842" w14:textId="77777777" w:rsidR="00807EE9" w:rsidRDefault="007F2CEE">
            <w:pPr>
              <w:widowControl/>
              <w:suppressAutoHyphens w:val="0"/>
              <w:textAlignment w:val="auto"/>
              <w:rPr>
                <w:sz w:val="32"/>
                <w:szCs w:val="32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s-EC" w:eastAsia="es-EC" w:bidi="ar-SA"/>
              </w:rPr>
              <w:t>ID:</w:t>
            </w:r>
          </w:p>
        </w:tc>
        <w:tc>
          <w:tcPr>
            <w:tcW w:w="3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E0E418" w14:textId="77777777" w:rsidR="00807EE9" w:rsidRDefault="007F2CEE">
            <w:pPr>
              <w:widowControl/>
              <w:suppressAutoHyphens w:val="0"/>
              <w:textAlignment w:val="auto"/>
              <w:rPr>
                <w:sz w:val="32"/>
                <w:szCs w:val="32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s-EC" w:eastAsia="es-EC" w:bidi="ar-SA"/>
              </w:rPr>
              <w:t>HOPARK-RNF-02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F9B3792" w14:textId="77777777" w:rsidR="00807EE9" w:rsidRDefault="007F2CEE">
            <w:pPr>
              <w:widowControl/>
              <w:suppressAutoHyphens w:val="0"/>
              <w:textAlignment w:val="auto"/>
              <w:rPr>
                <w:sz w:val="32"/>
                <w:szCs w:val="32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s-EC" w:eastAsia="es-EC" w:bidi="ar-SA"/>
              </w:rPr>
              <w:t>Relación: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AFC77D" w14:textId="77777777" w:rsidR="00807EE9" w:rsidRDefault="007F2CEE">
            <w:pPr>
              <w:widowControl/>
              <w:suppressAutoHyphens w:val="0"/>
              <w:textAlignment w:val="auto"/>
              <w:rPr>
                <w:sz w:val="32"/>
                <w:szCs w:val="32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s-EC" w:eastAsia="es-EC" w:bidi="ar-SA"/>
              </w:rPr>
              <w:t>HOPARK-001</w:t>
            </w:r>
          </w:p>
        </w:tc>
      </w:tr>
      <w:tr w:rsidR="00807EE9" w14:paraId="72D3A682" w14:textId="77777777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B996B95" w14:textId="77777777" w:rsidR="00807EE9" w:rsidRDefault="007F2CEE">
            <w:pPr>
              <w:widowControl/>
              <w:suppressAutoHyphens w:val="0"/>
              <w:textAlignment w:val="auto"/>
              <w:rPr>
                <w:sz w:val="32"/>
                <w:szCs w:val="32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s-EC" w:eastAsia="es-EC" w:bidi="ar-SA"/>
              </w:rPr>
              <w:lastRenderedPageBreak/>
              <w:t>Descripción:</w:t>
            </w:r>
          </w:p>
        </w:tc>
        <w:tc>
          <w:tcPr>
            <w:tcW w:w="72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C1046D" w14:textId="77777777" w:rsidR="00807EE9" w:rsidRDefault="007F2CEE">
            <w:pPr>
              <w:widowControl/>
              <w:suppressAutoHyphens w:val="0"/>
              <w:textAlignment w:val="auto"/>
              <w:rPr>
                <w:sz w:val="32"/>
                <w:szCs w:val="32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s-EC" w:eastAsia="es-EC" w:bidi="ar-SA"/>
              </w:rPr>
              <w:t>Tiempo de respuesta</w:t>
            </w:r>
          </w:p>
        </w:tc>
      </w:tr>
      <w:tr w:rsidR="00807EE9" w:rsidRPr="00E008AF" w14:paraId="3D6C9BE3" w14:textId="77777777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A7AC0F" w14:textId="77777777" w:rsidR="00807EE9" w:rsidRDefault="00807EE9">
            <w:pPr>
              <w:widowControl/>
              <w:suppressAutoHyphens w:val="0"/>
              <w:spacing w:after="240"/>
              <w:textAlignment w:val="auto"/>
              <w:rPr>
                <w:rFonts w:ascii="Times New Roman" w:eastAsia="Times New Roman" w:hAnsi="Times New Roman" w:cs="Times New Roman"/>
                <w:kern w:val="0"/>
                <w:lang w:val="es-EC" w:eastAsia="es-EC" w:bidi="ar-SA"/>
              </w:rPr>
            </w:pPr>
          </w:p>
        </w:tc>
        <w:tc>
          <w:tcPr>
            <w:tcW w:w="72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808568" w14:textId="77777777" w:rsidR="00807EE9" w:rsidRDefault="007F2CEE">
            <w:pPr>
              <w:widowControl/>
              <w:numPr>
                <w:ilvl w:val="0"/>
                <w:numId w:val="2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 w:bidi="ar-SA"/>
              </w:rPr>
              <w:t>Tiempo de Reserva de un parqueo.</w:t>
            </w:r>
          </w:p>
          <w:p w14:paraId="688AA4F8" w14:textId="77777777" w:rsidR="00807EE9" w:rsidRDefault="007F2CEE">
            <w:pPr>
              <w:widowControl/>
              <w:numPr>
                <w:ilvl w:val="0"/>
                <w:numId w:val="2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 w:bidi="ar-SA"/>
              </w:rPr>
              <w:t xml:space="preserve">Tiempo de registro de un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 w:bidi="ar-SA"/>
              </w:rPr>
              <w:t>parqueo favorito.</w:t>
            </w:r>
          </w:p>
          <w:p w14:paraId="29E7B528" w14:textId="77777777" w:rsidR="00807EE9" w:rsidRDefault="007F2CEE">
            <w:pPr>
              <w:widowControl/>
              <w:numPr>
                <w:ilvl w:val="0"/>
                <w:numId w:val="2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 w:bidi="ar-SA"/>
              </w:rPr>
              <w:t>Tiempo de generar un pago online.</w:t>
            </w:r>
          </w:p>
          <w:p w14:paraId="391D8B0F" w14:textId="77777777" w:rsidR="00807EE9" w:rsidRDefault="00807EE9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val="es-EC" w:eastAsia="es-EC" w:bidi="ar-SA"/>
              </w:rPr>
            </w:pPr>
          </w:p>
        </w:tc>
      </w:tr>
    </w:tbl>
    <w:p w14:paraId="0AA51A5A" w14:textId="77777777" w:rsidR="00807EE9" w:rsidRPr="00E008AF" w:rsidRDefault="00807EE9">
      <w:pPr>
        <w:pStyle w:val="Standard"/>
        <w:ind w:left="360"/>
        <w:rPr>
          <w:lang w:val="es-EC"/>
          <w:rPrChange w:id="117" w:author="pablo calderon" w:date="2021-01-18T17:56:00Z">
            <w:rPr>
              <w:lang w:val="en-GB"/>
            </w:rPr>
          </w:rPrChange>
        </w:rPr>
      </w:pPr>
    </w:p>
    <w:p w14:paraId="7AF09BB9" w14:textId="77777777" w:rsidR="00807EE9" w:rsidRPr="00E008AF" w:rsidRDefault="00807EE9">
      <w:pPr>
        <w:pStyle w:val="Standard"/>
        <w:ind w:left="360"/>
        <w:rPr>
          <w:lang w:val="es-EC"/>
          <w:rPrChange w:id="118" w:author="pablo calderon" w:date="2021-01-18T17:56:00Z">
            <w:rPr>
              <w:lang w:val="en-GB"/>
            </w:rPr>
          </w:rPrChange>
        </w:rPr>
      </w:pPr>
    </w:p>
    <w:p w14:paraId="7B930EC6" w14:textId="77777777" w:rsidR="00807EE9" w:rsidRDefault="007F2CEE">
      <w:pPr>
        <w:pStyle w:val="Standard"/>
        <w:ind w:left="360"/>
        <w:rPr>
          <w:b/>
          <w:lang w:val="en-GB"/>
        </w:rPr>
      </w:pPr>
      <w:r>
        <w:rPr>
          <w:b/>
          <w:lang w:val="en-GB"/>
        </w:rPr>
        <w:t>REQUERIMIENTOS FUNCIONALES</w:t>
      </w:r>
    </w:p>
    <w:p w14:paraId="53AACAD3" w14:textId="77777777" w:rsidR="00807EE9" w:rsidRDefault="00807EE9">
      <w:pPr>
        <w:pStyle w:val="Standard"/>
        <w:ind w:left="360"/>
        <w:rPr>
          <w:b/>
          <w:lang w:val="en-GB"/>
        </w:rPr>
      </w:pPr>
    </w:p>
    <w:tbl>
      <w:tblPr>
        <w:tblW w:w="8730" w:type="dxa"/>
        <w:tblInd w:w="-113" w:type="dxa"/>
        <w:tblLook w:val="0000" w:firstRow="0" w:lastRow="0" w:firstColumn="0" w:lastColumn="0" w:noHBand="0" w:noVBand="0"/>
      </w:tblPr>
      <w:tblGrid>
        <w:gridCol w:w="1510"/>
        <w:gridCol w:w="3217"/>
        <w:gridCol w:w="1641"/>
        <w:gridCol w:w="2368"/>
      </w:tblGrid>
      <w:tr w:rsidR="00807EE9" w14:paraId="2315CF00" w14:textId="77777777"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5A33D518" w14:textId="77777777" w:rsidR="00807EE9" w:rsidRDefault="007F2CEE">
            <w:pPr>
              <w:pStyle w:val="Standard"/>
              <w:rPr>
                <w:b/>
                <w:lang w:val="en-GB"/>
              </w:rPr>
            </w:pPr>
            <w:r>
              <w:rPr>
                <w:b/>
                <w:lang w:val="en-GB"/>
              </w:rPr>
              <w:t>ID: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82EEC3" w14:textId="530CF2C6" w:rsidR="00807EE9" w:rsidRDefault="007F2CEE">
            <w:pPr>
              <w:pStyle w:val="Standard"/>
              <w:snapToGrid w:val="0"/>
              <w:rPr>
                <w:b/>
                <w:lang w:val="en-GB"/>
              </w:rPr>
            </w:pPr>
            <w:r>
              <w:rPr>
                <w:b/>
                <w:lang w:val="en-GB"/>
              </w:rPr>
              <w:t>HOPARK-RF-0</w:t>
            </w:r>
            <w:ins w:id="119" w:author="pablo calderon" w:date="2021-01-18T18:12:00Z">
              <w:r w:rsidR="00E008AF">
                <w:rPr>
                  <w:b/>
                  <w:lang w:val="en-GB"/>
                </w:rPr>
                <w:t>3</w:t>
              </w:r>
            </w:ins>
            <w:del w:id="120" w:author="pablo calderon" w:date="2021-01-18T18:12:00Z">
              <w:r w:rsidDel="00E008AF">
                <w:rPr>
                  <w:b/>
                  <w:lang w:val="en-GB"/>
                </w:rPr>
                <w:delText>1</w:delText>
              </w:r>
            </w:del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670E57AC" w14:textId="77777777" w:rsidR="00807EE9" w:rsidRDefault="007F2CEE">
            <w:pPr>
              <w:pStyle w:val="Standard"/>
              <w:rPr>
                <w:b/>
                <w:lang w:val="en-GB"/>
              </w:rPr>
            </w:pPr>
            <w:r>
              <w:rPr>
                <w:b/>
                <w:lang w:val="en-GB"/>
              </w:rPr>
              <w:t>Relación: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466177" w14:textId="77777777" w:rsidR="00807EE9" w:rsidRDefault="007F2CEE">
            <w:pPr>
              <w:pStyle w:val="Standard"/>
              <w:snapToGrid w:val="0"/>
              <w:rPr>
                <w:b/>
                <w:lang w:val="en-GB"/>
              </w:rPr>
            </w:pPr>
            <w:r>
              <w:rPr>
                <w:b/>
                <w:lang w:val="en-GB"/>
              </w:rPr>
              <w:t>HOPARK-001</w:t>
            </w:r>
          </w:p>
        </w:tc>
      </w:tr>
      <w:tr w:rsidR="00807EE9" w14:paraId="11355948" w14:textId="77777777"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16B2F264" w14:textId="77777777" w:rsidR="00807EE9" w:rsidRDefault="007F2CEE">
            <w:pPr>
              <w:pStyle w:val="Standard"/>
              <w:rPr>
                <w:b/>
                <w:lang w:val="en-GB"/>
              </w:rPr>
            </w:pPr>
            <w:r>
              <w:rPr>
                <w:b/>
                <w:lang w:val="en-GB"/>
              </w:rPr>
              <w:t>Prioridad</w:t>
            </w:r>
          </w:p>
        </w:tc>
        <w:tc>
          <w:tcPr>
            <w:tcW w:w="7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09B36D" w14:textId="77777777" w:rsidR="00807EE9" w:rsidRDefault="007F2CEE">
            <w:pPr>
              <w:pStyle w:val="Standard"/>
              <w:snapToGrid w:val="0"/>
              <w:rPr>
                <w:b/>
                <w:lang w:val="en-GB"/>
              </w:rPr>
            </w:pPr>
            <w:r>
              <w:rPr>
                <w:b/>
                <w:lang w:val="en-GB"/>
              </w:rPr>
              <w:t>OBLIGATORIO</w:t>
            </w:r>
          </w:p>
        </w:tc>
      </w:tr>
      <w:tr w:rsidR="00807EE9" w14:paraId="5AAC7A13" w14:textId="77777777">
        <w:trPr>
          <w:trHeight w:val="137"/>
        </w:trPr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AEDC39" w14:textId="77777777" w:rsidR="00807EE9" w:rsidRDefault="007F2CEE">
            <w:pPr>
              <w:pStyle w:val="Standard"/>
              <w:rPr>
                <w:b/>
                <w:lang w:val="en-GB"/>
              </w:rPr>
            </w:pPr>
            <w:r>
              <w:rPr>
                <w:b/>
                <w:lang w:val="en-GB"/>
              </w:rPr>
              <w:t>Descripción:</w:t>
            </w:r>
          </w:p>
        </w:tc>
        <w:tc>
          <w:tcPr>
            <w:tcW w:w="7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4351F8" w14:textId="77777777" w:rsidR="00807EE9" w:rsidRDefault="007F2CEE">
            <w:pPr>
              <w:pStyle w:val="Standard"/>
              <w:snapToGrid w:val="0"/>
              <w:rPr>
                <w:b/>
                <w:lang w:val="en-GB"/>
              </w:rPr>
            </w:pPr>
            <w:r>
              <w:rPr>
                <w:b/>
                <w:lang w:val="en-GB"/>
              </w:rPr>
              <w:t>Autenticación de Usuario</w:t>
            </w:r>
          </w:p>
        </w:tc>
      </w:tr>
      <w:tr w:rsidR="00807EE9" w:rsidRPr="00E008AF" w14:paraId="2EA62817" w14:textId="77777777">
        <w:trPr>
          <w:trHeight w:val="317"/>
        </w:trPr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5D402B8" w14:textId="77777777" w:rsidR="00807EE9" w:rsidRDefault="00807EE9">
            <w:pPr>
              <w:pStyle w:val="Standard"/>
              <w:snapToGrid w:val="0"/>
              <w:rPr>
                <w:lang w:val="en-GB"/>
              </w:rPr>
            </w:pPr>
          </w:p>
        </w:tc>
        <w:tc>
          <w:tcPr>
            <w:tcW w:w="7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792230" w14:textId="77777777" w:rsidR="00807EE9" w:rsidRDefault="007F2CEE">
            <w:pPr>
              <w:pStyle w:val="Standard"/>
              <w:snapToGrid w:val="0"/>
              <w:rPr>
                <w:sz w:val="32"/>
                <w:szCs w:val="32"/>
                <w:lang w:val="es-EC"/>
              </w:rPr>
            </w:pPr>
            <w:r w:rsidRPr="00E008AF">
              <w:rPr>
                <w:lang w:val="es-EC"/>
                <w:rPrChange w:id="121" w:author="pablo calderon" w:date="2021-01-18T17:56:00Z">
                  <w:rPr>
                    <w:lang w:val="en-GB"/>
                  </w:rPr>
                </w:rPrChange>
              </w:rPr>
              <w:t>Los datos para poder ingresar al Sistema de Información, son:</w:t>
            </w:r>
          </w:p>
          <w:p w14:paraId="2F216102" w14:textId="77777777" w:rsidR="00807EE9" w:rsidRPr="00E008AF" w:rsidRDefault="00807EE9">
            <w:pPr>
              <w:pStyle w:val="Standard"/>
              <w:snapToGrid w:val="0"/>
              <w:rPr>
                <w:lang w:val="es-EC"/>
                <w:rPrChange w:id="122" w:author="pablo calderon" w:date="2021-01-18T17:56:00Z">
                  <w:rPr>
                    <w:lang w:val="en-GB"/>
                  </w:rPr>
                </w:rPrChange>
              </w:rPr>
            </w:pPr>
          </w:p>
          <w:tbl>
            <w:tblPr>
              <w:tblW w:w="7004" w:type="dxa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000" w:firstRow="0" w:lastRow="0" w:firstColumn="0" w:lastColumn="0" w:noHBand="0" w:noVBand="0"/>
            </w:tblPr>
            <w:tblGrid>
              <w:gridCol w:w="1530"/>
              <w:gridCol w:w="2070"/>
              <w:gridCol w:w="3404"/>
            </w:tblGrid>
            <w:tr w:rsidR="00807EE9" w14:paraId="04E79AA2" w14:textId="77777777">
              <w:tc>
                <w:tcPr>
                  <w:tcW w:w="153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2E934DD6" w14:textId="77777777" w:rsidR="00807EE9" w:rsidRDefault="007F2CEE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Campo</w:t>
                  </w:r>
                </w:p>
              </w:tc>
              <w:tc>
                <w:tcPr>
                  <w:tcW w:w="207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641DE8DA" w14:textId="77777777" w:rsidR="00807EE9" w:rsidRDefault="007F2CEE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Tipo de Dato</w:t>
                  </w:r>
                </w:p>
              </w:tc>
              <w:tc>
                <w:tcPr>
                  <w:tcW w:w="340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6A7AD26D" w14:textId="77777777" w:rsidR="00807EE9" w:rsidRDefault="007F2CEE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Observaciones</w:t>
                  </w:r>
                </w:p>
              </w:tc>
            </w:tr>
            <w:tr w:rsidR="00807EE9" w:rsidRPr="00E008AF" w14:paraId="217F339A" w14:textId="77777777">
              <w:tc>
                <w:tcPr>
                  <w:tcW w:w="153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4423F611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>usuario</w:t>
                  </w:r>
                </w:p>
              </w:tc>
              <w:tc>
                <w:tcPr>
                  <w:tcW w:w="207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32A3D360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>VARCHAR(20)</w:t>
                  </w:r>
                </w:p>
              </w:tc>
              <w:tc>
                <w:tcPr>
                  <w:tcW w:w="3404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51F0E49D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>Alfanumérico; sin embargo, el primer caracter debe ser una letra (vocal o consonante).</w:t>
                  </w:r>
                </w:p>
              </w:tc>
            </w:tr>
            <w:tr w:rsidR="00807EE9" w:rsidRPr="00E008AF" w14:paraId="4C69F6F8" w14:textId="77777777">
              <w:tc>
                <w:tcPr>
                  <w:tcW w:w="153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27EB693F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>clave</w:t>
                  </w:r>
                </w:p>
              </w:tc>
              <w:tc>
                <w:tcPr>
                  <w:tcW w:w="207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0D31689C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>VARCHAR(20)</w:t>
                  </w:r>
                </w:p>
              </w:tc>
              <w:tc>
                <w:tcPr>
                  <w:tcW w:w="3404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3B86F087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>Alfanumérico y con caracteres especiales.</w:t>
                  </w:r>
                </w:p>
                <w:p w14:paraId="42C64C4D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 xml:space="preserve">Siempre debe tener al menos un caracter con </w:t>
                  </w:r>
                  <w:r>
                    <w:t>mayúscula y un número.</w:t>
                  </w:r>
                </w:p>
              </w:tc>
            </w:tr>
          </w:tbl>
          <w:p w14:paraId="18346F7F" w14:textId="77777777" w:rsidR="00807EE9" w:rsidRPr="00E008AF" w:rsidRDefault="00807EE9">
            <w:pPr>
              <w:pStyle w:val="Standard"/>
              <w:snapToGrid w:val="0"/>
              <w:rPr>
                <w:lang w:val="es-EC"/>
                <w:rPrChange w:id="123" w:author="pablo calderon" w:date="2021-01-18T17:56:00Z">
                  <w:rPr>
                    <w:lang w:val="en-GB"/>
                  </w:rPr>
                </w:rPrChange>
              </w:rPr>
            </w:pPr>
          </w:p>
        </w:tc>
      </w:tr>
    </w:tbl>
    <w:p w14:paraId="375CC2BD" w14:textId="77777777" w:rsidR="00807EE9" w:rsidRPr="00E008AF" w:rsidRDefault="00807EE9">
      <w:pPr>
        <w:pStyle w:val="Standard"/>
        <w:ind w:left="360"/>
        <w:rPr>
          <w:b/>
          <w:lang w:val="es-EC"/>
          <w:rPrChange w:id="124" w:author="pablo calderon" w:date="2021-01-18T17:56:00Z">
            <w:rPr>
              <w:b/>
              <w:lang w:val="en-GB"/>
            </w:rPr>
          </w:rPrChange>
        </w:rPr>
      </w:pPr>
    </w:p>
    <w:tbl>
      <w:tblPr>
        <w:tblW w:w="8730" w:type="dxa"/>
        <w:tblInd w:w="-113" w:type="dxa"/>
        <w:tblLook w:val="0000" w:firstRow="0" w:lastRow="0" w:firstColumn="0" w:lastColumn="0" w:noHBand="0" w:noVBand="0"/>
      </w:tblPr>
      <w:tblGrid>
        <w:gridCol w:w="1510"/>
        <w:gridCol w:w="3598"/>
        <w:gridCol w:w="1325"/>
        <w:gridCol w:w="2297"/>
      </w:tblGrid>
      <w:tr w:rsidR="00807EE9" w14:paraId="510A3A18" w14:textId="77777777"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7CA791F7" w14:textId="77777777" w:rsidR="00807EE9" w:rsidRDefault="007F2CEE">
            <w:pPr>
              <w:pStyle w:val="Standard"/>
              <w:rPr>
                <w:b/>
                <w:lang w:val="en-GB"/>
              </w:rPr>
            </w:pPr>
            <w:r>
              <w:rPr>
                <w:b/>
                <w:lang w:val="en-GB"/>
              </w:rPr>
              <w:t>ID: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97B19B" w14:textId="32CA7D55" w:rsidR="00807EE9" w:rsidRDefault="007F2CEE">
            <w:pPr>
              <w:pStyle w:val="Standard"/>
              <w:snapToGrid w:val="0"/>
              <w:rPr>
                <w:sz w:val="32"/>
                <w:szCs w:val="32"/>
                <w:lang w:val="es-EC"/>
              </w:rPr>
            </w:pPr>
            <w:r>
              <w:rPr>
                <w:b/>
                <w:lang w:val="en-GB"/>
              </w:rPr>
              <w:t>HOPARK-RF-0</w:t>
            </w:r>
            <w:ins w:id="125" w:author="pablo calderon" w:date="2021-01-18T18:12:00Z">
              <w:r w:rsidR="00E008AF">
                <w:rPr>
                  <w:b/>
                  <w:lang w:val="en-GB"/>
                </w:rPr>
                <w:t>4</w:t>
              </w:r>
            </w:ins>
            <w:del w:id="126" w:author="pablo calderon" w:date="2021-01-18T18:12:00Z">
              <w:r w:rsidDel="00E008AF">
                <w:rPr>
                  <w:b/>
                  <w:lang w:val="en-GB"/>
                </w:rPr>
                <w:delText>2</w:delText>
              </w:r>
            </w:del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2D857155" w14:textId="77777777" w:rsidR="00807EE9" w:rsidRDefault="007F2CEE">
            <w:pPr>
              <w:pStyle w:val="Standard"/>
              <w:rPr>
                <w:b/>
                <w:lang w:val="en-GB"/>
              </w:rPr>
            </w:pPr>
            <w:r>
              <w:rPr>
                <w:b/>
                <w:lang w:val="en-GB"/>
              </w:rPr>
              <w:t>Relación: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59A48A" w14:textId="77777777" w:rsidR="00807EE9" w:rsidRDefault="007F2CEE">
            <w:pPr>
              <w:pStyle w:val="Standard"/>
              <w:snapToGrid w:val="0"/>
              <w:rPr>
                <w:b/>
                <w:lang w:val="en-GB"/>
              </w:rPr>
            </w:pPr>
            <w:r>
              <w:rPr>
                <w:b/>
                <w:lang w:val="en-GB"/>
              </w:rPr>
              <w:t>HOPARK-001</w:t>
            </w:r>
          </w:p>
        </w:tc>
      </w:tr>
      <w:tr w:rsidR="00807EE9" w14:paraId="2791AADE" w14:textId="77777777"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10637D38" w14:textId="77777777" w:rsidR="00807EE9" w:rsidRDefault="007F2CEE">
            <w:pPr>
              <w:pStyle w:val="Standard"/>
              <w:rPr>
                <w:b/>
                <w:lang w:val="en-GB"/>
              </w:rPr>
            </w:pPr>
            <w:r>
              <w:rPr>
                <w:b/>
                <w:lang w:val="en-GB"/>
              </w:rPr>
              <w:t>Prioridad</w:t>
            </w:r>
          </w:p>
        </w:tc>
        <w:tc>
          <w:tcPr>
            <w:tcW w:w="7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C7804B" w14:textId="77777777" w:rsidR="00807EE9" w:rsidRDefault="007F2CEE">
            <w:pPr>
              <w:pStyle w:val="Standard"/>
              <w:snapToGrid w:val="0"/>
              <w:rPr>
                <w:b/>
                <w:lang w:val="en-GB"/>
              </w:rPr>
            </w:pPr>
            <w:r>
              <w:rPr>
                <w:b/>
                <w:lang w:val="en-GB"/>
              </w:rPr>
              <w:t>OBLIGATORIO</w:t>
            </w:r>
          </w:p>
        </w:tc>
      </w:tr>
      <w:tr w:rsidR="00807EE9" w14:paraId="4FE3148F" w14:textId="77777777">
        <w:trPr>
          <w:trHeight w:val="137"/>
        </w:trPr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54D686" w14:textId="77777777" w:rsidR="00807EE9" w:rsidRDefault="007F2CEE">
            <w:pPr>
              <w:pStyle w:val="Standard"/>
              <w:rPr>
                <w:b/>
                <w:lang w:val="en-GB"/>
              </w:rPr>
            </w:pPr>
            <w:r>
              <w:rPr>
                <w:b/>
                <w:lang w:val="en-GB"/>
              </w:rPr>
              <w:t>Descripción:</w:t>
            </w:r>
          </w:p>
        </w:tc>
        <w:tc>
          <w:tcPr>
            <w:tcW w:w="7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B69E48" w14:textId="77777777" w:rsidR="00807EE9" w:rsidRDefault="007F2CEE">
            <w:pPr>
              <w:pStyle w:val="Standard"/>
              <w:snapToGrid w:val="0"/>
              <w:rPr>
                <w:b/>
                <w:lang w:val="en-GB"/>
              </w:rPr>
            </w:pPr>
            <w:r>
              <w:rPr>
                <w:b/>
                <w:lang w:val="en-GB"/>
              </w:rPr>
              <w:t>Recuperar Clave</w:t>
            </w:r>
          </w:p>
        </w:tc>
      </w:tr>
      <w:tr w:rsidR="00807EE9" w:rsidRPr="00E008AF" w14:paraId="7FABAFE8" w14:textId="77777777">
        <w:trPr>
          <w:trHeight w:val="317"/>
        </w:trPr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989B13" w14:textId="77777777" w:rsidR="00807EE9" w:rsidRDefault="00807EE9">
            <w:pPr>
              <w:pStyle w:val="Standard"/>
              <w:snapToGrid w:val="0"/>
              <w:rPr>
                <w:lang w:val="en-GB"/>
              </w:rPr>
            </w:pPr>
          </w:p>
        </w:tc>
        <w:tc>
          <w:tcPr>
            <w:tcW w:w="7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81FBAC" w14:textId="77777777" w:rsidR="00807EE9" w:rsidRDefault="007F2CEE">
            <w:pPr>
              <w:pStyle w:val="Standard"/>
              <w:snapToGrid w:val="0"/>
              <w:rPr>
                <w:sz w:val="32"/>
                <w:szCs w:val="32"/>
                <w:lang w:val="es-EC"/>
              </w:rPr>
            </w:pPr>
            <w:r w:rsidRPr="00E008AF">
              <w:rPr>
                <w:lang w:val="es-EC"/>
                <w:rPrChange w:id="127" w:author="pablo calderon" w:date="2021-01-18T17:56:00Z">
                  <w:rPr>
                    <w:lang w:val="en-GB"/>
                  </w:rPr>
                </w:rPrChange>
              </w:rPr>
              <w:t xml:space="preserve">Para recuperar la clave se debe enviar un correo electrónico un enlace que permita modificar la clave y volver a ingresar con la </w:t>
            </w:r>
            <w:r w:rsidRPr="00E008AF">
              <w:rPr>
                <w:lang w:val="es-EC"/>
                <w:rPrChange w:id="128" w:author="pablo calderon" w:date="2021-01-18T17:56:00Z">
                  <w:rPr>
                    <w:lang w:val="en-GB"/>
                  </w:rPr>
                </w:rPrChange>
              </w:rPr>
              <w:t>nueva clave.</w:t>
            </w:r>
          </w:p>
          <w:p w14:paraId="47A0D22C" w14:textId="77777777" w:rsidR="00807EE9" w:rsidRPr="00E008AF" w:rsidRDefault="00807EE9">
            <w:pPr>
              <w:pStyle w:val="Standard"/>
              <w:snapToGrid w:val="0"/>
              <w:rPr>
                <w:lang w:val="es-EC"/>
                <w:rPrChange w:id="129" w:author="pablo calderon" w:date="2021-01-18T17:56:00Z">
                  <w:rPr>
                    <w:lang w:val="en-GB"/>
                  </w:rPr>
                </w:rPrChange>
              </w:rPr>
            </w:pPr>
          </w:p>
        </w:tc>
      </w:tr>
    </w:tbl>
    <w:p w14:paraId="788853E2" w14:textId="77777777" w:rsidR="00807EE9" w:rsidRPr="00E008AF" w:rsidRDefault="00807EE9">
      <w:pPr>
        <w:pStyle w:val="Standard"/>
        <w:ind w:left="360"/>
        <w:rPr>
          <w:b/>
          <w:lang w:val="es-EC"/>
          <w:rPrChange w:id="130" w:author="pablo calderon" w:date="2021-01-18T17:56:00Z">
            <w:rPr>
              <w:b/>
              <w:lang w:val="en-GB"/>
            </w:rPr>
          </w:rPrChange>
        </w:rPr>
      </w:pPr>
    </w:p>
    <w:tbl>
      <w:tblPr>
        <w:tblW w:w="8730" w:type="dxa"/>
        <w:tblInd w:w="-113" w:type="dxa"/>
        <w:tblLook w:val="0000" w:firstRow="0" w:lastRow="0" w:firstColumn="0" w:lastColumn="0" w:noHBand="0" w:noVBand="0"/>
      </w:tblPr>
      <w:tblGrid>
        <w:gridCol w:w="1510"/>
        <w:gridCol w:w="3217"/>
        <w:gridCol w:w="1641"/>
        <w:gridCol w:w="2368"/>
      </w:tblGrid>
      <w:tr w:rsidR="00807EE9" w:rsidDel="00E008AF" w14:paraId="7CDC9EF0" w14:textId="066CD8E6">
        <w:trPr>
          <w:del w:id="131" w:author="pablo calderon" w:date="2021-01-18T18:12:00Z"/>
        </w:trPr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21070801" w14:textId="2DF40738" w:rsidR="00807EE9" w:rsidDel="00E008AF" w:rsidRDefault="007F2CEE">
            <w:pPr>
              <w:pStyle w:val="Standard"/>
              <w:rPr>
                <w:del w:id="132" w:author="pablo calderon" w:date="2021-01-18T18:12:00Z"/>
                <w:b/>
                <w:lang w:val="en-GB"/>
              </w:rPr>
            </w:pPr>
            <w:del w:id="133" w:author="pablo calderon" w:date="2021-01-18T18:12:00Z">
              <w:r w:rsidDel="00E008AF">
                <w:rPr>
                  <w:b/>
                  <w:lang w:val="en-GB"/>
                </w:rPr>
                <w:delText>ID:</w:delText>
              </w:r>
            </w:del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5CACE6E" w14:textId="0F67E5E3" w:rsidR="00807EE9" w:rsidDel="00E008AF" w:rsidRDefault="007F2CEE">
            <w:pPr>
              <w:pStyle w:val="Standard"/>
              <w:snapToGrid w:val="0"/>
              <w:rPr>
                <w:del w:id="134" w:author="pablo calderon" w:date="2021-01-18T18:12:00Z"/>
                <w:sz w:val="32"/>
                <w:szCs w:val="32"/>
                <w:lang w:val="es-EC"/>
              </w:rPr>
            </w:pPr>
            <w:del w:id="135" w:author="pablo calderon" w:date="2021-01-18T18:12:00Z">
              <w:r w:rsidDel="00E008AF">
                <w:rPr>
                  <w:b/>
                  <w:lang w:val="en-GB"/>
                </w:rPr>
                <w:delText>HOPARK-RF -03|</w:delText>
              </w:r>
            </w:del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705E110C" w14:textId="1469DB08" w:rsidR="00807EE9" w:rsidDel="00E008AF" w:rsidRDefault="007F2CEE">
            <w:pPr>
              <w:pStyle w:val="Standard"/>
              <w:rPr>
                <w:del w:id="136" w:author="pablo calderon" w:date="2021-01-18T18:12:00Z"/>
                <w:b/>
                <w:lang w:val="en-GB"/>
              </w:rPr>
            </w:pPr>
            <w:del w:id="137" w:author="pablo calderon" w:date="2021-01-18T18:12:00Z">
              <w:r w:rsidDel="00E008AF">
                <w:rPr>
                  <w:b/>
                  <w:lang w:val="en-GB"/>
                </w:rPr>
                <w:delText>Relación:</w:delText>
              </w:r>
            </w:del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C0F750" w14:textId="155F5C83" w:rsidR="00807EE9" w:rsidDel="00E008AF" w:rsidRDefault="007F2CEE">
            <w:pPr>
              <w:pStyle w:val="Standard"/>
              <w:snapToGrid w:val="0"/>
              <w:rPr>
                <w:del w:id="138" w:author="pablo calderon" w:date="2021-01-18T18:12:00Z"/>
                <w:b/>
                <w:lang w:val="en-GB"/>
              </w:rPr>
            </w:pPr>
            <w:del w:id="139" w:author="pablo calderon" w:date="2021-01-18T18:12:00Z">
              <w:r w:rsidDel="00E008AF">
                <w:rPr>
                  <w:b/>
                  <w:lang w:val="en-GB"/>
                </w:rPr>
                <w:delText>HOPARK-001</w:delText>
              </w:r>
            </w:del>
          </w:p>
        </w:tc>
      </w:tr>
      <w:tr w:rsidR="00807EE9" w:rsidDel="00E008AF" w14:paraId="6BBC1064" w14:textId="27684A11">
        <w:trPr>
          <w:del w:id="140" w:author="pablo calderon" w:date="2021-01-18T18:12:00Z"/>
        </w:trPr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36CA4617" w14:textId="07E83975" w:rsidR="00807EE9" w:rsidDel="00E008AF" w:rsidRDefault="007F2CEE">
            <w:pPr>
              <w:pStyle w:val="Standard"/>
              <w:rPr>
                <w:del w:id="141" w:author="pablo calderon" w:date="2021-01-18T18:12:00Z"/>
                <w:b/>
                <w:lang w:val="en-GB"/>
              </w:rPr>
            </w:pPr>
            <w:del w:id="142" w:author="pablo calderon" w:date="2021-01-18T18:12:00Z">
              <w:r w:rsidDel="00E008AF">
                <w:rPr>
                  <w:b/>
                  <w:lang w:val="en-GB"/>
                </w:rPr>
                <w:delText>Prioridad</w:delText>
              </w:r>
            </w:del>
          </w:p>
        </w:tc>
        <w:tc>
          <w:tcPr>
            <w:tcW w:w="7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EF9F39" w14:textId="1F374BEB" w:rsidR="00807EE9" w:rsidDel="00E008AF" w:rsidRDefault="007F2CEE">
            <w:pPr>
              <w:pStyle w:val="Standard"/>
              <w:snapToGrid w:val="0"/>
              <w:rPr>
                <w:del w:id="143" w:author="pablo calderon" w:date="2021-01-18T18:12:00Z"/>
                <w:b/>
                <w:lang w:val="en-GB"/>
              </w:rPr>
            </w:pPr>
            <w:del w:id="144" w:author="pablo calderon" w:date="2021-01-18T18:12:00Z">
              <w:r w:rsidDel="00E008AF">
                <w:rPr>
                  <w:b/>
                  <w:lang w:val="en-GB"/>
                </w:rPr>
                <w:delText>OBLIGATORIO</w:delText>
              </w:r>
            </w:del>
          </w:p>
        </w:tc>
      </w:tr>
      <w:tr w:rsidR="00807EE9" w:rsidDel="00E008AF" w14:paraId="1D09728E" w14:textId="7C3A0836">
        <w:trPr>
          <w:trHeight w:val="137"/>
          <w:del w:id="145" w:author="pablo calderon" w:date="2021-01-18T18:12:00Z"/>
        </w:trPr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CDBF7F" w14:textId="5DAF7A3D" w:rsidR="00807EE9" w:rsidDel="00E008AF" w:rsidRDefault="007F2CEE">
            <w:pPr>
              <w:pStyle w:val="Standard"/>
              <w:rPr>
                <w:del w:id="146" w:author="pablo calderon" w:date="2021-01-18T18:12:00Z"/>
                <w:b/>
                <w:lang w:val="en-GB"/>
              </w:rPr>
            </w:pPr>
            <w:del w:id="147" w:author="pablo calderon" w:date="2021-01-18T18:12:00Z">
              <w:r w:rsidDel="00E008AF">
                <w:rPr>
                  <w:b/>
                  <w:lang w:val="en-GB"/>
                </w:rPr>
                <w:delText>Descripción:</w:delText>
              </w:r>
            </w:del>
          </w:p>
        </w:tc>
        <w:tc>
          <w:tcPr>
            <w:tcW w:w="7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3825A7" w14:textId="0D9730DB" w:rsidR="00807EE9" w:rsidDel="00E008AF" w:rsidRDefault="007F2CEE">
            <w:pPr>
              <w:pStyle w:val="Standard"/>
              <w:snapToGrid w:val="0"/>
              <w:rPr>
                <w:del w:id="148" w:author="pablo calderon" w:date="2021-01-18T18:12:00Z"/>
                <w:sz w:val="32"/>
                <w:szCs w:val="32"/>
                <w:lang w:val="es-EC"/>
              </w:rPr>
            </w:pPr>
            <w:commentRangeStart w:id="149"/>
            <w:del w:id="150" w:author="pablo calderon" w:date="2021-01-18T18:12:00Z">
              <w:r w:rsidDel="00E008AF">
                <w:rPr>
                  <w:b/>
                  <w:lang w:val="en-GB"/>
                </w:rPr>
                <w:delText>Gestionar Usuario</w:delText>
              </w:r>
              <w:commentRangeEnd w:id="149"/>
              <w:r w:rsidDel="00E008AF">
                <w:commentReference w:id="149"/>
              </w:r>
            </w:del>
          </w:p>
        </w:tc>
      </w:tr>
      <w:tr w:rsidR="00807EE9" w:rsidDel="00E008AF" w14:paraId="26A3AABD" w14:textId="3DD9E68F">
        <w:trPr>
          <w:trHeight w:val="317"/>
          <w:del w:id="151" w:author="pablo calderon" w:date="2021-01-18T18:12:00Z"/>
        </w:trPr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E7C60DE" w14:textId="595A0AD5" w:rsidR="00807EE9" w:rsidDel="00E008AF" w:rsidRDefault="00807EE9">
            <w:pPr>
              <w:pStyle w:val="Standard"/>
              <w:snapToGrid w:val="0"/>
              <w:rPr>
                <w:del w:id="152" w:author="pablo calderon" w:date="2021-01-18T18:12:00Z"/>
                <w:lang w:val="en-GB"/>
              </w:rPr>
            </w:pPr>
          </w:p>
        </w:tc>
        <w:tc>
          <w:tcPr>
            <w:tcW w:w="7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9CEFBA" w14:textId="397F006D" w:rsidR="00807EE9" w:rsidRPr="00E008AF" w:rsidDel="00E008AF" w:rsidRDefault="007F2CEE">
            <w:pPr>
              <w:pStyle w:val="Standard"/>
              <w:snapToGrid w:val="0"/>
              <w:rPr>
                <w:del w:id="153" w:author="pablo calderon" w:date="2021-01-18T18:12:00Z"/>
                <w:lang w:val="es-EC"/>
                <w:rPrChange w:id="154" w:author="pablo calderon" w:date="2021-01-18T17:56:00Z">
                  <w:rPr>
                    <w:del w:id="155" w:author="pablo calderon" w:date="2021-01-18T18:12:00Z"/>
                    <w:lang w:val="en-GB"/>
                  </w:rPr>
                </w:rPrChange>
              </w:rPr>
            </w:pPr>
            <w:del w:id="156" w:author="pablo calderon" w:date="2021-01-18T18:12:00Z">
              <w:r w:rsidRPr="00E008AF" w:rsidDel="00E008AF">
                <w:rPr>
                  <w:lang w:val="es-EC"/>
                  <w:rPrChange w:id="157" w:author="pablo calderon" w:date="2021-01-18T17:56:00Z">
                    <w:rPr>
                      <w:lang w:val="en-GB"/>
                    </w:rPr>
                  </w:rPrChange>
                </w:rPr>
                <w:delText>Ṕara la creación del usuario se debe considerar los siguientes datos:</w:delText>
              </w:r>
            </w:del>
          </w:p>
          <w:p w14:paraId="23A58C90" w14:textId="58402C70" w:rsidR="00807EE9" w:rsidRPr="00E008AF" w:rsidDel="00E008AF" w:rsidRDefault="00807EE9">
            <w:pPr>
              <w:pStyle w:val="Standard"/>
              <w:snapToGrid w:val="0"/>
              <w:rPr>
                <w:del w:id="158" w:author="pablo calderon" w:date="2021-01-18T18:12:00Z"/>
                <w:lang w:val="es-EC"/>
                <w:rPrChange w:id="159" w:author="pablo calderon" w:date="2021-01-18T17:56:00Z">
                  <w:rPr>
                    <w:del w:id="160" w:author="pablo calderon" w:date="2021-01-18T18:12:00Z"/>
                    <w:lang w:val="en-GB"/>
                  </w:rPr>
                </w:rPrChange>
              </w:rPr>
            </w:pPr>
          </w:p>
          <w:tbl>
            <w:tblPr>
              <w:tblW w:w="7004" w:type="dxa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000" w:firstRow="0" w:lastRow="0" w:firstColumn="0" w:lastColumn="0" w:noHBand="0" w:noVBand="0"/>
            </w:tblPr>
            <w:tblGrid>
              <w:gridCol w:w="1909"/>
              <w:gridCol w:w="1999"/>
              <w:gridCol w:w="3096"/>
              <w:tblGridChange w:id="161">
                <w:tblGrid>
                  <w:gridCol w:w="1909"/>
                  <w:gridCol w:w="1999"/>
                  <w:gridCol w:w="3096"/>
                </w:tblGrid>
              </w:tblGridChange>
            </w:tblGrid>
            <w:tr w:rsidR="00807EE9" w:rsidDel="00E008AF" w14:paraId="7CDBDE28" w14:textId="53649CAB">
              <w:trPr>
                <w:del w:id="162" w:author="pablo calderon" w:date="2021-01-18T18:12:00Z"/>
              </w:trPr>
              <w:tc>
                <w:tcPr>
                  <w:tcW w:w="153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210E298F" w14:textId="5CCEF02F" w:rsidR="00807EE9" w:rsidDel="00E008AF" w:rsidRDefault="007F2CEE">
                  <w:pPr>
                    <w:pStyle w:val="TableContents"/>
                    <w:rPr>
                      <w:del w:id="163" w:author="pablo calderon" w:date="2021-01-18T18:12:00Z"/>
                      <w:b/>
                      <w:bCs/>
                    </w:rPr>
                  </w:pPr>
                  <w:del w:id="164" w:author="pablo calderon" w:date="2021-01-18T18:12:00Z">
                    <w:r w:rsidDel="00E008AF">
                      <w:rPr>
                        <w:b/>
                        <w:bCs/>
                      </w:rPr>
                      <w:delText>Campo</w:delText>
                    </w:r>
                  </w:del>
                </w:p>
              </w:tc>
              <w:tc>
                <w:tcPr>
                  <w:tcW w:w="207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375D2419" w14:textId="1CAF7261" w:rsidR="00807EE9" w:rsidDel="00E008AF" w:rsidRDefault="007F2CEE">
                  <w:pPr>
                    <w:pStyle w:val="TableContents"/>
                    <w:rPr>
                      <w:del w:id="165" w:author="pablo calderon" w:date="2021-01-18T18:12:00Z"/>
                      <w:b/>
                      <w:bCs/>
                    </w:rPr>
                  </w:pPr>
                  <w:del w:id="166" w:author="pablo calderon" w:date="2021-01-18T18:12:00Z">
                    <w:r w:rsidDel="00E008AF">
                      <w:rPr>
                        <w:b/>
                        <w:bCs/>
                      </w:rPr>
                      <w:delText>Tipo de Dato</w:delText>
                    </w:r>
                  </w:del>
                </w:p>
              </w:tc>
              <w:tc>
                <w:tcPr>
                  <w:tcW w:w="340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0B3EA20F" w14:textId="1A94A402" w:rsidR="00807EE9" w:rsidDel="00E008AF" w:rsidRDefault="007F2CEE">
                  <w:pPr>
                    <w:pStyle w:val="TableContents"/>
                    <w:rPr>
                      <w:del w:id="167" w:author="pablo calderon" w:date="2021-01-18T18:12:00Z"/>
                      <w:b/>
                      <w:bCs/>
                    </w:rPr>
                  </w:pPr>
                  <w:del w:id="168" w:author="pablo calderon" w:date="2021-01-18T18:12:00Z">
                    <w:r w:rsidDel="00E008AF">
                      <w:rPr>
                        <w:b/>
                        <w:bCs/>
                      </w:rPr>
                      <w:delText>Observaciones</w:delText>
                    </w:r>
                  </w:del>
                </w:p>
              </w:tc>
            </w:tr>
            <w:tr w:rsidR="00807EE9" w:rsidDel="00E008AF" w14:paraId="3FDB760E" w14:textId="4C3C92C7">
              <w:trPr>
                <w:del w:id="169" w:author="pablo calderon" w:date="2021-01-18T18:12:00Z"/>
              </w:trPr>
              <w:tc>
                <w:tcPr>
                  <w:tcW w:w="153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19E69407" w14:textId="55180B59" w:rsidR="00807EE9" w:rsidDel="00E008AF" w:rsidRDefault="007F2CEE">
                  <w:pPr>
                    <w:pStyle w:val="TableContents"/>
                    <w:rPr>
                      <w:del w:id="170" w:author="pablo calderon" w:date="2021-01-18T18:12:00Z"/>
                      <w:sz w:val="32"/>
                      <w:szCs w:val="32"/>
                      <w:lang w:val="es-EC"/>
                    </w:rPr>
                  </w:pPr>
                  <w:del w:id="171" w:author="pablo calderon" w:date="2021-01-18T18:12:00Z">
                    <w:r w:rsidDel="00E008AF">
                      <w:delText>nombre</w:delText>
                    </w:r>
                  </w:del>
                </w:p>
              </w:tc>
              <w:tc>
                <w:tcPr>
                  <w:tcW w:w="207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3DC98ECF" w14:textId="1A9149DA" w:rsidR="00807EE9" w:rsidDel="00E008AF" w:rsidRDefault="007F2CEE">
                  <w:pPr>
                    <w:pStyle w:val="TableContents"/>
                    <w:rPr>
                      <w:del w:id="172" w:author="pablo calderon" w:date="2021-01-18T18:12:00Z"/>
                      <w:sz w:val="32"/>
                      <w:szCs w:val="32"/>
                      <w:lang w:val="es-EC"/>
                    </w:rPr>
                  </w:pPr>
                  <w:del w:id="173" w:author="pablo calderon" w:date="2021-01-18T18:12:00Z">
                    <w:r w:rsidDel="00E008AF">
                      <w:delText>VARCHAR(50)</w:delText>
                    </w:r>
                  </w:del>
                </w:p>
              </w:tc>
              <w:tc>
                <w:tcPr>
                  <w:tcW w:w="3404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787872DD" w14:textId="52CAE192" w:rsidR="00807EE9" w:rsidDel="00E008AF" w:rsidRDefault="00807EE9">
                  <w:pPr>
                    <w:pStyle w:val="TableContents"/>
                    <w:rPr>
                      <w:del w:id="174" w:author="pablo calderon" w:date="2021-01-18T18:12:00Z"/>
                      <w:sz w:val="32"/>
                      <w:szCs w:val="32"/>
                      <w:lang w:val="es-EC"/>
                    </w:rPr>
                  </w:pPr>
                </w:p>
              </w:tc>
            </w:tr>
            <w:tr w:rsidR="00807EE9" w:rsidDel="00E008AF" w14:paraId="4156632E" w14:textId="6D2004AB">
              <w:trPr>
                <w:del w:id="175" w:author="pablo calderon" w:date="2021-01-18T18:12:00Z"/>
              </w:trPr>
              <w:tc>
                <w:tcPr>
                  <w:tcW w:w="153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614CD4F8" w14:textId="506D4848" w:rsidR="00807EE9" w:rsidDel="00E008AF" w:rsidRDefault="007F2CEE">
                  <w:pPr>
                    <w:pStyle w:val="TableContents"/>
                    <w:rPr>
                      <w:del w:id="176" w:author="pablo calderon" w:date="2021-01-18T18:12:00Z"/>
                      <w:sz w:val="32"/>
                      <w:szCs w:val="32"/>
                      <w:lang w:val="es-EC"/>
                    </w:rPr>
                  </w:pPr>
                  <w:del w:id="177" w:author="pablo calderon" w:date="2021-01-18T18:12:00Z">
                    <w:r w:rsidDel="00E008AF">
                      <w:delText>apellido</w:delText>
                    </w:r>
                  </w:del>
                </w:p>
              </w:tc>
              <w:tc>
                <w:tcPr>
                  <w:tcW w:w="207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5B931EC9" w14:textId="021BB9DD" w:rsidR="00807EE9" w:rsidDel="00E008AF" w:rsidRDefault="007F2CEE">
                  <w:pPr>
                    <w:pStyle w:val="TableContents"/>
                    <w:rPr>
                      <w:del w:id="178" w:author="pablo calderon" w:date="2021-01-18T18:12:00Z"/>
                      <w:sz w:val="32"/>
                      <w:szCs w:val="32"/>
                      <w:lang w:val="es-EC"/>
                    </w:rPr>
                  </w:pPr>
                  <w:del w:id="179" w:author="pablo calderon" w:date="2021-01-18T18:12:00Z">
                    <w:r w:rsidDel="00E008AF">
                      <w:delText>VARCHAR(50)</w:delText>
                    </w:r>
                  </w:del>
                </w:p>
              </w:tc>
              <w:tc>
                <w:tcPr>
                  <w:tcW w:w="3404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3610E60D" w14:textId="7CB5FFB7" w:rsidR="00807EE9" w:rsidDel="00E008AF" w:rsidRDefault="00807EE9">
                  <w:pPr>
                    <w:pStyle w:val="TableContents"/>
                    <w:rPr>
                      <w:del w:id="180" w:author="pablo calderon" w:date="2021-01-18T18:12:00Z"/>
                      <w:sz w:val="32"/>
                      <w:szCs w:val="32"/>
                      <w:lang w:val="es-EC"/>
                    </w:rPr>
                  </w:pPr>
                </w:p>
              </w:tc>
            </w:tr>
            <w:tr w:rsidR="00807EE9" w:rsidDel="00E008AF" w14:paraId="4A84EDB2" w14:textId="242F0B23">
              <w:trPr>
                <w:del w:id="181" w:author="pablo calderon" w:date="2021-01-18T18:12:00Z"/>
              </w:trPr>
              <w:tc>
                <w:tcPr>
                  <w:tcW w:w="153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2A27A91D" w14:textId="7F2C9A96" w:rsidR="00807EE9" w:rsidDel="00E008AF" w:rsidRDefault="007F2CEE">
                  <w:pPr>
                    <w:pStyle w:val="TableContents"/>
                    <w:rPr>
                      <w:del w:id="182" w:author="pablo calderon" w:date="2021-01-18T18:12:00Z"/>
                      <w:sz w:val="32"/>
                      <w:szCs w:val="32"/>
                      <w:lang w:val="es-EC"/>
                    </w:rPr>
                  </w:pPr>
                  <w:del w:id="183" w:author="pablo calderon" w:date="2021-01-18T18:12:00Z">
                    <w:r w:rsidDel="00E008AF">
                      <w:delText>correo_electronico</w:delText>
                    </w:r>
                  </w:del>
                </w:p>
              </w:tc>
              <w:tc>
                <w:tcPr>
                  <w:tcW w:w="207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4E8F895D" w14:textId="6AEBD10E" w:rsidR="00807EE9" w:rsidDel="00E008AF" w:rsidRDefault="007F2CEE">
                  <w:pPr>
                    <w:pStyle w:val="TableContents"/>
                    <w:rPr>
                      <w:del w:id="184" w:author="pablo calderon" w:date="2021-01-18T18:12:00Z"/>
                      <w:sz w:val="32"/>
                      <w:szCs w:val="32"/>
                      <w:lang w:val="es-EC"/>
                    </w:rPr>
                  </w:pPr>
                  <w:del w:id="185" w:author="pablo calderon" w:date="2021-01-18T18:12:00Z">
                    <w:r w:rsidDel="00E008AF">
                      <w:delText>VARCHAR(50)</w:delText>
                    </w:r>
                  </w:del>
                </w:p>
              </w:tc>
              <w:tc>
                <w:tcPr>
                  <w:tcW w:w="3404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739587BA" w14:textId="73BFE7DD" w:rsidR="00807EE9" w:rsidDel="00E008AF" w:rsidRDefault="00807EE9">
                  <w:pPr>
                    <w:pStyle w:val="TableContents"/>
                    <w:rPr>
                      <w:del w:id="186" w:author="pablo calderon" w:date="2021-01-18T18:12:00Z"/>
                      <w:sz w:val="32"/>
                      <w:szCs w:val="32"/>
                      <w:lang w:val="es-EC"/>
                    </w:rPr>
                  </w:pPr>
                </w:p>
              </w:tc>
            </w:tr>
            <w:tr w:rsidR="00807EE9" w:rsidDel="00E008AF" w14:paraId="46271424" w14:textId="4086B5A6">
              <w:trPr>
                <w:del w:id="187" w:author="pablo calderon" w:date="2021-01-18T18:12:00Z"/>
              </w:trPr>
              <w:tc>
                <w:tcPr>
                  <w:tcW w:w="153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689F9AB5" w14:textId="7817427B" w:rsidR="00807EE9" w:rsidDel="00E008AF" w:rsidRDefault="007F2CEE">
                  <w:pPr>
                    <w:pStyle w:val="TableContents"/>
                    <w:rPr>
                      <w:del w:id="188" w:author="pablo calderon" w:date="2021-01-18T18:12:00Z"/>
                      <w:sz w:val="32"/>
                      <w:szCs w:val="32"/>
                      <w:lang w:val="es-EC"/>
                    </w:rPr>
                  </w:pPr>
                  <w:del w:id="189" w:author="pablo calderon" w:date="2021-01-18T18:12:00Z">
                    <w:r w:rsidDel="00E008AF">
                      <w:delText>celular</w:delText>
                    </w:r>
                  </w:del>
                </w:p>
              </w:tc>
              <w:tc>
                <w:tcPr>
                  <w:tcW w:w="207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4DFEF1D0" w14:textId="52CB2B25" w:rsidR="00807EE9" w:rsidDel="00E008AF" w:rsidRDefault="007F2CEE">
                  <w:pPr>
                    <w:pStyle w:val="TableContents"/>
                    <w:rPr>
                      <w:del w:id="190" w:author="pablo calderon" w:date="2021-01-18T18:12:00Z"/>
                      <w:sz w:val="32"/>
                      <w:szCs w:val="32"/>
                      <w:lang w:val="es-EC"/>
                    </w:rPr>
                  </w:pPr>
                  <w:del w:id="191" w:author="pablo calderon" w:date="2021-01-18T18:12:00Z">
                    <w:r w:rsidDel="00E008AF">
                      <w:delText>VARCHAR(15)</w:delText>
                    </w:r>
                  </w:del>
                </w:p>
              </w:tc>
              <w:tc>
                <w:tcPr>
                  <w:tcW w:w="3404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488F8D28" w14:textId="574300E8" w:rsidR="00807EE9" w:rsidDel="00E008AF" w:rsidRDefault="00807EE9">
                  <w:pPr>
                    <w:pStyle w:val="TableContents"/>
                    <w:rPr>
                      <w:del w:id="192" w:author="pablo calderon" w:date="2021-01-18T18:12:00Z"/>
                      <w:sz w:val="32"/>
                      <w:szCs w:val="32"/>
                      <w:lang w:val="es-EC"/>
                    </w:rPr>
                  </w:pPr>
                </w:p>
              </w:tc>
            </w:tr>
            <w:tr w:rsidR="00807EE9" w:rsidRPr="00E008AF" w:rsidDel="00E008AF" w14:paraId="56D5D6E8" w14:textId="4780D0CE">
              <w:trPr>
                <w:del w:id="193" w:author="pablo calderon" w:date="2021-01-18T18:12:00Z"/>
              </w:trPr>
              <w:tc>
                <w:tcPr>
                  <w:tcW w:w="153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643C9666" w14:textId="38C277E2" w:rsidR="00807EE9" w:rsidDel="00E008AF" w:rsidRDefault="007F2CEE">
                  <w:pPr>
                    <w:pStyle w:val="TableContents"/>
                    <w:rPr>
                      <w:del w:id="194" w:author="pablo calderon" w:date="2021-01-18T18:12:00Z"/>
                      <w:sz w:val="32"/>
                      <w:szCs w:val="32"/>
                      <w:lang w:val="es-EC"/>
                    </w:rPr>
                  </w:pPr>
                  <w:del w:id="195" w:author="pablo calderon" w:date="2021-01-18T18:12:00Z">
                    <w:r w:rsidDel="00E008AF">
                      <w:delText>rol</w:delText>
                    </w:r>
                  </w:del>
                </w:p>
              </w:tc>
              <w:tc>
                <w:tcPr>
                  <w:tcW w:w="207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0362A16C" w14:textId="548208DF" w:rsidR="00807EE9" w:rsidDel="00E008AF" w:rsidRDefault="007F2CEE">
                  <w:pPr>
                    <w:pStyle w:val="TableContents"/>
                    <w:rPr>
                      <w:del w:id="196" w:author="pablo calderon" w:date="2021-01-18T18:12:00Z"/>
                      <w:sz w:val="32"/>
                      <w:szCs w:val="32"/>
                      <w:lang w:val="es-EC"/>
                    </w:rPr>
                  </w:pPr>
                  <w:del w:id="197" w:author="pablo calderon" w:date="2021-01-18T18:12:00Z">
                    <w:r w:rsidDel="00E008AF">
                      <w:delText>VARCHAR(20)</w:delText>
                    </w:r>
                  </w:del>
                </w:p>
              </w:tc>
              <w:tc>
                <w:tcPr>
                  <w:tcW w:w="3404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79D761F4" w14:textId="2B0059C6" w:rsidR="00807EE9" w:rsidDel="00E008AF" w:rsidRDefault="007F2CEE">
                  <w:pPr>
                    <w:pStyle w:val="TableContents"/>
                    <w:rPr>
                      <w:del w:id="198" w:author="pablo calderon" w:date="2021-01-18T18:12:00Z"/>
                      <w:sz w:val="32"/>
                      <w:szCs w:val="32"/>
                      <w:lang w:val="es-EC"/>
                    </w:rPr>
                  </w:pPr>
                  <w:del w:id="199" w:author="pablo calderon" w:date="2021-01-18T18:12:00Z">
                    <w:r w:rsidDel="00E008AF">
                      <w:delText>Usuario conductor, usuario dueño de parqueadero.</w:delText>
                    </w:r>
                  </w:del>
                </w:p>
              </w:tc>
            </w:tr>
            <w:tr w:rsidR="00807EE9" w:rsidRPr="00E008AF" w:rsidDel="00E008AF" w14:paraId="13B90FB1" w14:textId="6B6013CA" w:rsidTr="00E008AF">
              <w:tblPrEx>
                <w:tblW w:w="7004" w:type="dxa"/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  <w:tblLook w:val="0000" w:firstRow="0" w:lastRow="0" w:firstColumn="0" w:lastColumn="0" w:noHBand="0" w:noVBand="0"/>
                <w:tblPrExChange w:id="200" w:author="pablo calderon" w:date="2021-01-18T18:07:00Z">
                  <w:tblPrEx>
                    <w:tblW w:w="7004" w:type="dxa"/>
                    <w:tblCellMar>
                      <w:top w:w="55" w:type="dxa"/>
                      <w:left w:w="55" w:type="dxa"/>
                      <w:bottom w:w="55" w:type="dxa"/>
                      <w:right w:w="55" w:type="dxa"/>
                    </w:tblCellMar>
                    <w:tblLook w:val="0000" w:firstRow="0" w:lastRow="0" w:firstColumn="0" w:lastColumn="0" w:noHBand="0" w:noVBand="0"/>
                  </w:tblPrEx>
                </w:tblPrExChange>
              </w:tblPrEx>
              <w:trPr>
                <w:del w:id="201" w:author="pablo calderon" w:date="2021-01-18T18:12:00Z"/>
              </w:trPr>
              <w:tc>
                <w:tcPr>
                  <w:tcW w:w="1530" w:type="dxa"/>
                  <w:tcBorders>
                    <w:left w:val="single" w:sz="2" w:space="0" w:color="000000"/>
                  </w:tcBorders>
                  <w:shd w:val="clear" w:color="auto" w:fill="auto"/>
                  <w:tcPrChange w:id="202" w:author="pablo calderon" w:date="2021-01-18T18:07:00Z">
                    <w:tcPr>
                      <w:tcW w:w="1530" w:type="dxa"/>
                      <w:tcBorders>
                        <w:left w:val="single" w:sz="2" w:space="0" w:color="000000"/>
                        <w:bottom w:val="single" w:sz="2" w:space="0" w:color="000000"/>
                      </w:tcBorders>
                      <w:shd w:val="clear" w:color="auto" w:fill="auto"/>
                    </w:tcPr>
                  </w:tcPrChange>
                </w:tcPr>
                <w:p w14:paraId="64A2797E" w14:textId="62E9BF17" w:rsidR="00807EE9" w:rsidDel="00E008AF" w:rsidRDefault="007F2CEE">
                  <w:pPr>
                    <w:pStyle w:val="TableContents"/>
                    <w:rPr>
                      <w:del w:id="203" w:author="pablo calderon" w:date="2021-01-18T18:12:00Z"/>
                      <w:sz w:val="32"/>
                      <w:szCs w:val="32"/>
                      <w:lang w:val="es-EC"/>
                    </w:rPr>
                  </w:pPr>
                  <w:del w:id="204" w:author="pablo calderon" w:date="2021-01-18T18:12:00Z">
                    <w:r w:rsidDel="00E008AF">
                      <w:lastRenderedPageBreak/>
                      <w:delText>fecha_nacimiento</w:delText>
                    </w:r>
                  </w:del>
                </w:p>
              </w:tc>
              <w:tc>
                <w:tcPr>
                  <w:tcW w:w="2070" w:type="dxa"/>
                  <w:tcBorders>
                    <w:left w:val="single" w:sz="2" w:space="0" w:color="000000"/>
                  </w:tcBorders>
                  <w:shd w:val="clear" w:color="auto" w:fill="auto"/>
                  <w:tcPrChange w:id="205" w:author="pablo calderon" w:date="2021-01-18T18:07:00Z">
                    <w:tcPr>
                      <w:tcW w:w="2070" w:type="dxa"/>
                      <w:tcBorders>
                        <w:left w:val="single" w:sz="2" w:space="0" w:color="000000"/>
                        <w:bottom w:val="single" w:sz="2" w:space="0" w:color="000000"/>
                      </w:tcBorders>
                      <w:shd w:val="clear" w:color="auto" w:fill="auto"/>
                    </w:tcPr>
                  </w:tcPrChange>
                </w:tcPr>
                <w:p w14:paraId="481BB03D" w14:textId="1A1C4875" w:rsidR="00807EE9" w:rsidDel="00E008AF" w:rsidRDefault="007F2CEE">
                  <w:pPr>
                    <w:pStyle w:val="TableContents"/>
                    <w:rPr>
                      <w:del w:id="206" w:author="pablo calderon" w:date="2021-01-18T18:12:00Z"/>
                      <w:sz w:val="32"/>
                      <w:szCs w:val="32"/>
                      <w:lang w:val="es-EC"/>
                    </w:rPr>
                  </w:pPr>
                  <w:del w:id="207" w:author="pablo calderon" w:date="2021-01-18T18:12:00Z">
                    <w:r w:rsidDel="00E008AF">
                      <w:delText>DATE</w:delText>
                    </w:r>
                  </w:del>
                </w:p>
              </w:tc>
              <w:tc>
                <w:tcPr>
                  <w:tcW w:w="3404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  <w:tcPrChange w:id="208" w:author="pablo calderon" w:date="2021-01-18T18:07:00Z">
                    <w:tcPr>
                      <w:tcW w:w="3404" w:type="dxa"/>
                      <w:tcBorders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tcBorders>
                      <w:shd w:val="clear" w:color="auto" w:fill="auto"/>
                    </w:tcPr>
                  </w:tcPrChange>
                </w:tcPr>
                <w:p w14:paraId="6944E95A" w14:textId="0BB9A0F2" w:rsidR="00807EE9" w:rsidDel="00E008AF" w:rsidRDefault="007F2CEE">
                  <w:pPr>
                    <w:pStyle w:val="TableContents"/>
                    <w:rPr>
                      <w:del w:id="209" w:author="pablo calderon" w:date="2021-01-18T18:12:00Z"/>
                      <w:sz w:val="32"/>
                      <w:szCs w:val="32"/>
                      <w:lang w:val="es-EC"/>
                    </w:rPr>
                  </w:pPr>
                  <w:del w:id="210" w:author="pablo calderon" w:date="2021-01-18T18:12:00Z">
                    <w:r w:rsidDel="00E008AF">
                      <w:delText>Validar que sea mayor de edad.</w:delText>
                    </w:r>
                  </w:del>
                </w:p>
              </w:tc>
            </w:tr>
          </w:tbl>
          <w:p w14:paraId="3D9BC5A7" w14:textId="401ED626" w:rsidR="00807EE9" w:rsidRPr="00E008AF" w:rsidDel="00E008AF" w:rsidRDefault="00807EE9">
            <w:pPr>
              <w:pStyle w:val="Standard"/>
              <w:snapToGrid w:val="0"/>
              <w:rPr>
                <w:del w:id="211" w:author="pablo calderon" w:date="2021-01-18T18:12:00Z"/>
                <w:lang w:val="es-EC"/>
                <w:rPrChange w:id="212" w:author="pablo calderon" w:date="2021-01-18T17:56:00Z">
                  <w:rPr>
                    <w:del w:id="213" w:author="pablo calderon" w:date="2021-01-18T18:12:00Z"/>
                    <w:lang w:val="en-GB"/>
                  </w:rPr>
                </w:rPrChange>
              </w:rPr>
            </w:pPr>
          </w:p>
          <w:p w14:paraId="1BFA7508" w14:textId="08E27664" w:rsidR="00807EE9" w:rsidRPr="00E008AF" w:rsidDel="00E008AF" w:rsidRDefault="007F2CEE">
            <w:pPr>
              <w:pStyle w:val="Standard"/>
              <w:snapToGrid w:val="0"/>
              <w:rPr>
                <w:del w:id="214" w:author="pablo calderon" w:date="2021-01-18T18:12:00Z"/>
                <w:lang w:val="es-EC"/>
                <w:rPrChange w:id="215" w:author="pablo calderon" w:date="2021-01-18T17:57:00Z">
                  <w:rPr>
                    <w:del w:id="216" w:author="pablo calderon" w:date="2021-01-18T18:12:00Z"/>
                    <w:lang w:val="en-GB"/>
                  </w:rPr>
                </w:rPrChange>
              </w:rPr>
            </w:pPr>
            <w:del w:id="217" w:author="pablo calderon" w:date="2021-01-18T18:12:00Z">
              <w:r w:rsidRPr="00E008AF" w:rsidDel="00E008AF">
                <w:rPr>
                  <w:lang w:val="es-EC"/>
                  <w:rPrChange w:id="218" w:author="pablo calderon" w:date="2021-01-18T17:57:00Z">
                    <w:rPr>
                      <w:lang w:val="en-GB"/>
                    </w:rPr>
                  </w:rPrChange>
                </w:rPr>
                <w:delText xml:space="preserve">Los mismos datos con respecto a la </w:delText>
              </w:r>
              <w:r w:rsidRPr="00E008AF" w:rsidDel="00E008AF">
                <w:rPr>
                  <w:lang w:val="es-EC"/>
                  <w:rPrChange w:id="219" w:author="pablo calderon" w:date="2021-01-18T17:57:00Z">
                    <w:rPr>
                      <w:lang w:val="en-GB"/>
                    </w:rPr>
                  </w:rPrChange>
                </w:rPr>
                <w:delText>actualización.</w:delText>
              </w:r>
            </w:del>
          </w:p>
          <w:p w14:paraId="726873D1" w14:textId="72E497B1" w:rsidR="00807EE9" w:rsidRPr="00E008AF" w:rsidDel="00E008AF" w:rsidRDefault="00807EE9">
            <w:pPr>
              <w:pStyle w:val="Standard"/>
              <w:snapToGrid w:val="0"/>
              <w:rPr>
                <w:del w:id="220" w:author="pablo calderon" w:date="2021-01-18T18:12:00Z"/>
                <w:lang w:val="es-EC"/>
                <w:rPrChange w:id="221" w:author="pablo calderon" w:date="2021-01-18T17:57:00Z">
                  <w:rPr>
                    <w:del w:id="222" w:author="pablo calderon" w:date="2021-01-18T18:12:00Z"/>
                    <w:lang w:val="en-GB"/>
                  </w:rPr>
                </w:rPrChange>
              </w:rPr>
            </w:pPr>
          </w:p>
          <w:p w14:paraId="2C3016CF" w14:textId="76F99355" w:rsidR="00807EE9" w:rsidRPr="00E008AF" w:rsidDel="00E008AF" w:rsidRDefault="007F2CEE">
            <w:pPr>
              <w:pStyle w:val="Standard"/>
              <w:snapToGrid w:val="0"/>
              <w:rPr>
                <w:del w:id="223" w:author="pablo calderon" w:date="2021-01-18T18:12:00Z"/>
                <w:lang w:val="es-EC"/>
                <w:rPrChange w:id="224" w:author="pablo calderon" w:date="2021-01-18T17:57:00Z">
                  <w:rPr>
                    <w:del w:id="225" w:author="pablo calderon" w:date="2021-01-18T18:12:00Z"/>
                    <w:lang w:val="en-GB"/>
                  </w:rPr>
                </w:rPrChange>
              </w:rPr>
            </w:pPr>
            <w:del w:id="226" w:author="pablo calderon" w:date="2021-01-18T18:12:00Z">
              <w:r w:rsidRPr="00E008AF" w:rsidDel="00E008AF">
                <w:rPr>
                  <w:lang w:val="es-EC"/>
                  <w:rPrChange w:id="227" w:author="pablo calderon" w:date="2021-01-18T17:57:00Z">
                    <w:rPr>
                      <w:lang w:val="en-GB"/>
                    </w:rPr>
                  </w:rPrChange>
                </w:rPr>
                <w:delText>Para la eliminación, será de manera lógica.</w:delText>
              </w:r>
            </w:del>
          </w:p>
          <w:p w14:paraId="4BE7BCAB" w14:textId="5F960B21" w:rsidR="00807EE9" w:rsidRPr="00E008AF" w:rsidDel="00E008AF" w:rsidRDefault="00807EE9">
            <w:pPr>
              <w:pStyle w:val="Standard"/>
              <w:snapToGrid w:val="0"/>
              <w:rPr>
                <w:del w:id="228" w:author="pablo calderon" w:date="2021-01-18T18:12:00Z"/>
                <w:lang w:val="es-EC"/>
                <w:rPrChange w:id="229" w:author="pablo calderon" w:date="2021-01-18T17:57:00Z">
                  <w:rPr>
                    <w:del w:id="230" w:author="pablo calderon" w:date="2021-01-18T18:12:00Z"/>
                    <w:lang w:val="en-GB"/>
                  </w:rPr>
                </w:rPrChange>
              </w:rPr>
            </w:pPr>
          </w:p>
          <w:tbl>
            <w:tblPr>
              <w:tblW w:w="7004" w:type="dxa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000" w:firstRow="0" w:lastRow="0" w:firstColumn="0" w:lastColumn="0" w:noHBand="0" w:noVBand="0"/>
            </w:tblPr>
            <w:tblGrid>
              <w:gridCol w:w="1530"/>
              <w:gridCol w:w="2070"/>
              <w:gridCol w:w="3404"/>
            </w:tblGrid>
            <w:tr w:rsidR="00807EE9" w:rsidDel="00E008AF" w14:paraId="49635A75" w14:textId="40AC0EEA">
              <w:trPr>
                <w:del w:id="231" w:author="pablo calderon" w:date="2021-01-18T18:12:00Z"/>
              </w:trPr>
              <w:tc>
                <w:tcPr>
                  <w:tcW w:w="153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143DD22D" w14:textId="1E736484" w:rsidR="00807EE9" w:rsidDel="00E008AF" w:rsidRDefault="007F2CEE">
                  <w:pPr>
                    <w:pStyle w:val="TableContents"/>
                    <w:rPr>
                      <w:del w:id="232" w:author="pablo calderon" w:date="2021-01-18T18:12:00Z"/>
                      <w:b/>
                      <w:bCs/>
                    </w:rPr>
                  </w:pPr>
                  <w:del w:id="233" w:author="pablo calderon" w:date="2021-01-18T18:12:00Z">
                    <w:r w:rsidDel="00E008AF">
                      <w:rPr>
                        <w:b/>
                        <w:bCs/>
                      </w:rPr>
                      <w:delText>Campo</w:delText>
                    </w:r>
                  </w:del>
                </w:p>
              </w:tc>
              <w:tc>
                <w:tcPr>
                  <w:tcW w:w="207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22B4CAF6" w14:textId="7EECB15E" w:rsidR="00807EE9" w:rsidDel="00E008AF" w:rsidRDefault="007F2CEE">
                  <w:pPr>
                    <w:pStyle w:val="TableContents"/>
                    <w:rPr>
                      <w:del w:id="234" w:author="pablo calderon" w:date="2021-01-18T18:12:00Z"/>
                      <w:b/>
                      <w:bCs/>
                    </w:rPr>
                  </w:pPr>
                  <w:del w:id="235" w:author="pablo calderon" w:date="2021-01-18T18:12:00Z">
                    <w:r w:rsidDel="00E008AF">
                      <w:rPr>
                        <w:b/>
                        <w:bCs/>
                      </w:rPr>
                      <w:delText>Tipo de Dato</w:delText>
                    </w:r>
                  </w:del>
                </w:p>
              </w:tc>
              <w:tc>
                <w:tcPr>
                  <w:tcW w:w="340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0CDB0534" w14:textId="708530BF" w:rsidR="00807EE9" w:rsidDel="00E008AF" w:rsidRDefault="007F2CEE">
                  <w:pPr>
                    <w:pStyle w:val="TableContents"/>
                    <w:rPr>
                      <w:del w:id="236" w:author="pablo calderon" w:date="2021-01-18T18:12:00Z"/>
                      <w:b/>
                      <w:bCs/>
                    </w:rPr>
                  </w:pPr>
                  <w:del w:id="237" w:author="pablo calderon" w:date="2021-01-18T18:12:00Z">
                    <w:r w:rsidDel="00E008AF">
                      <w:rPr>
                        <w:b/>
                        <w:bCs/>
                      </w:rPr>
                      <w:delText>Observaciones</w:delText>
                    </w:r>
                  </w:del>
                </w:p>
              </w:tc>
            </w:tr>
            <w:tr w:rsidR="00807EE9" w:rsidDel="00E008AF" w14:paraId="3F136F0D" w14:textId="0DF979CC">
              <w:trPr>
                <w:del w:id="238" w:author="pablo calderon" w:date="2021-01-18T18:12:00Z"/>
              </w:trPr>
              <w:tc>
                <w:tcPr>
                  <w:tcW w:w="153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039207AF" w14:textId="58A44C28" w:rsidR="00807EE9" w:rsidDel="00E008AF" w:rsidRDefault="007F2CEE">
                  <w:pPr>
                    <w:pStyle w:val="TableContents"/>
                    <w:rPr>
                      <w:del w:id="239" w:author="pablo calderon" w:date="2021-01-18T18:12:00Z"/>
                      <w:sz w:val="32"/>
                      <w:szCs w:val="32"/>
                      <w:lang w:val="es-EC"/>
                    </w:rPr>
                  </w:pPr>
                  <w:del w:id="240" w:author="pablo calderon" w:date="2021-01-18T18:12:00Z">
                    <w:r w:rsidDel="00E008AF">
                      <w:delText>estado</w:delText>
                    </w:r>
                  </w:del>
                </w:p>
              </w:tc>
              <w:tc>
                <w:tcPr>
                  <w:tcW w:w="207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143D7B80" w14:textId="5863D80F" w:rsidR="00807EE9" w:rsidDel="00E008AF" w:rsidRDefault="007F2CEE">
                  <w:pPr>
                    <w:pStyle w:val="TableContents"/>
                    <w:rPr>
                      <w:del w:id="241" w:author="pablo calderon" w:date="2021-01-18T18:12:00Z"/>
                      <w:sz w:val="32"/>
                      <w:szCs w:val="32"/>
                      <w:lang w:val="es-EC"/>
                    </w:rPr>
                  </w:pPr>
                  <w:del w:id="242" w:author="pablo calderon" w:date="2021-01-18T18:12:00Z">
                    <w:r w:rsidDel="00E008AF">
                      <w:delText>CHAR(1)</w:delText>
                    </w:r>
                  </w:del>
                </w:p>
              </w:tc>
              <w:tc>
                <w:tcPr>
                  <w:tcW w:w="3404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15B79673" w14:textId="73D00269" w:rsidR="00807EE9" w:rsidDel="00E008AF" w:rsidRDefault="007F2CEE">
                  <w:pPr>
                    <w:pStyle w:val="TableContents"/>
                    <w:rPr>
                      <w:del w:id="243" w:author="pablo calderon" w:date="2021-01-18T18:12:00Z"/>
                      <w:sz w:val="32"/>
                      <w:szCs w:val="32"/>
                      <w:lang w:val="es-EC"/>
                    </w:rPr>
                  </w:pPr>
                  <w:del w:id="244" w:author="pablo calderon" w:date="2021-01-18T18:12:00Z">
                    <w:r w:rsidDel="00E008AF">
                      <w:delText>ACTIVO (A), INACTIVO (I).</w:delText>
                    </w:r>
                  </w:del>
                </w:p>
              </w:tc>
            </w:tr>
          </w:tbl>
          <w:p w14:paraId="6798252E" w14:textId="36C24021" w:rsidR="00807EE9" w:rsidDel="00E008AF" w:rsidRDefault="00807EE9">
            <w:pPr>
              <w:pStyle w:val="Standard"/>
              <w:snapToGrid w:val="0"/>
              <w:rPr>
                <w:del w:id="245" w:author="pablo calderon" w:date="2021-01-18T18:12:00Z"/>
                <w:lang w:val="en-GB"/>
              </w:rPr>
            </w:pPr>
          </w:p>
          <w:p w14:paraId="52D73F49" w14:textId="55231498" w:rsidR="00807EE9" w:rsidDel="00E008AF" w:rsidRDefault="00807EE9">
            <w:pPr>
              <w:pStyle w:val="Standard"/>
              <w:snapToGrid w:val="0"/>
              <w:rPr>
                <w:del w:id="246" w:author="pablo calderon" w:date="2021-01-18T18:12:00Z"/>
                <w:lang w:val="en-GB"/>
              </w:rPr>
            </w:pPr>
          </w:p>
        </w:tc>
      </w:tr>
    </w:tbl>
    <w:p w14:paraId="6FD9D89E" w14:textId="77777777" w:rsidR="00807EE9" w:rsidRDefault="00807EE9">
      <w:pPr>
        <w:pStyle w:val="Standard"/>
        <w:ind w:left="360"/>
        <w:rPr>
          <w:b/>
          <w:lang w:val="en-GB"/>
        </w:rPr>
      </w:pPr>
    </w:p>
    <w:tbl>
      <w:tblPr>
        <w:tblW w:w="8730" w:type="dxa"/>
        <w:tblInd w:w="-113" w:type="dxa"/>
        <w:tblLook w:val="0000" w:firstRow="0" w:lastRow="0" w:firstColumn="0" w:lastColumn="0" w:noHBand="0" w:noVBand="0"/>
      </w:tblPr>
      <w:tblGrid>
        <w:gridCol w:w="1510"/>
        <w:gridCol w:w="3217"/>
        <w:gridCol w:w="1641"/>
        <w:gridCol w:w="2368"/>
      </w:tblGrid>
      <w:tr w:rsidR="00807EE9" w14:paraId="0238113C" w14:textId="77777777"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13581BF0" w14:textId="77777777" w:rsidR="00807EE9" w:rsidRDefault="007F2CEE">
            <w:pPr>
              <w:pStyle w:val="Standard"/>
              <w:rPr>
                <w:b/>
                <w:lang w:val="en-GB"/>
              </w:rPr>
            </w:pPr>
            <w:r>
              <w:rPr>
                <w:b/>
                <w:lang w:val="en-GB"/>
              </w:rPr>
              <w:t>ID: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6348773" w14:textId="1D36F2D5" w:rsidR="00807EE9" w:rsidRDefault="007F2CEE">
            <w:pPr>
              <w:pStyle w:val="Standard"/>
              <w:snapToGrid w:val="0"/>
              <w:rPr>
                <w:sz w:val="32"/>
                <w:szCs w:val="32"/>
                <w:lang w:val="es-EC"/>
              </w:rPr>
            </w:pPr>
            <w:r>
              <w:rPr>
                <w:b/>
                <w:lang w:val="en-GB"/>
              </w:rPr>
              <w:t>HOPARK-RF -0</w:t>
            </w:r>
            <w:ins w:id="247" w:author="pablo calderon" w:date="2021-01-18T18:13:00Z">
              <w:r w:rsidR="00E008AF">
                <w:rPr>
                  <w:b/>
                  <w:lang w:val="en-GB"/>
                </w:rPr>
                <w:t>5</w:t>
              </w:r>
            </w:ins>
            <w:del w:id="248" w:author="pablo calderon" w:date="2021-01-18T18:13:00Z">
              <w:r w:rsidDel="00E008AF">
                <w:rPr>
                  <w:b/>
                  <w:lang w:val="en-GB"/>
                </w:rPr>
                <w:delText>4</w:delText>
              </w:r>
            </w:del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183D28A3" w14:textId="77777777" w:rsidR="00807EE9" w:rsidRDefault="007F2CEE">
            <w:pPr>
              <w:pStyle w:val="Standard"/>
              <w:rPr>
                <w:b/>
                <w:lang w:val="en-GB"/>
              </w:rPr>
            </w:pPr>
            <w:r>
              <w:rPr>
                <w:b/>
                <w:lang w:val="en-GB"/>
              </w:rPr>
              <w:t>Relación: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4CB13B" w14:textId="77777777" w:rsidR="00807EE9" w:rsidRDefault="007F2CEE">
            <w:pPr>
              <w:pStyle w:val="Standard"/>
              <w:snapToGrid w:val="0"/>
              <w:rPr>
                <w:b/>
                <w:lang w:val="en-GB"/>
              </w:rPr>
            </w:pPr>
            <w:r>
              <w:rPr>
                <w:b/>
                <w:lang w:val="en-GB"/>
              </w:rPr>
              <w:t>HOPARK-001</w:t>
            </w:r>
          </w:p>
        </w:tc>
      </w:tr>
      <w:tr w:rsidR="00807EE9" w14:paraId="3E093D45" w14:textId="77777777"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3BF9D462" w14:textId="77777777" w:rsidR="00807EE9" w:rsidRDefault="007F2CEE">
            <w:pPr>
              <w:pStyle w:val="Standard"/>
              <w:rPr>
                <w:b/>
                <w:lang w:val="en-GB"/>
              </w:rPr>
            </w:pPr>
            <w:r>
              <w:rPr>
                <w:b/>
                <w:lang w:val="en-GB"/>
              </w:rPr>
              <w:t>Prioridad</w:t>
            </w:r>
          </w:p>
        </w:tc>
        <w:tc>
          <w:tcPr>
            <w:tcW w:w="7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55862C" w14:textId="77777777" w:rsidR="00807EE9" w:rsidRDefault="007F2CEE">
            <w:pPr>
              <w:pStyle w:val="Standard"/>
              <w:snapToGrid w:val="0"/>
              <w:rPr>
                <w:b/>
                <w:lang w:val="en-GB"/>
              </w:rPr>
            </w:pPr>
            <w:r>
              <w:rPr>
                <w:b/>
                <w:lang w:val="en-GB"/>
              </w:rPr>
              <w:t>OBLIGATORIO</w:t>
            </w:r>
          </w:p>
        </w:tc>
      </w:tr>
      <w:tr w:rsidR="00807EE9" w14:paraId="5C47D268" w14:textId="77777777">
        <w:trPr>
          <w:trHeight w:val="137"/>
        </w:trPr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806081" w14:textId="77777777" w:rsidR="00807EE9" w:rsidRDefault="007F2CEE">
            <w:pPr>
              <w:pStyle w:val="Standard"/>
              <w:rPr>
                <w:b/>
                <w:lang w:val="en-GB"/>
              </w:rPr>
            </w:pPr>
            <w:r>
              <w:rPr>
                <w:b/>
                <w:lang w:val="en-GB"/>
              </w:rPr>
              <w:t>Descripción:</w:t>
            </w:r>
          </w:p>
        </w:tc>
        <w:tc>
          <w:tcPr>
            <w:tcW w:w="7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02DF92" w14:textId="77777777" w:rsidR="00807EE9" w:rsidRDefault="007F2CEE">
            <w:pPr>
              <w:pStyle w:val="Standard"/>
              <w:snapToGrid w:val="0"/>
              <w:rPr>
                <w:sz w:val="32"/>
                <w:szCs w:val="32"/>
                <w:lang w:val="es-EC"/>
              </w:rPr>
            </w:pPr>
            <w:r>
              <w:rPr>
                <w:b/>
                <w:lang w:val="en-GB"/>
              </w:rPr>
              <w:t>Gestionar Roles</w:t>
            </w:r>
          </w:p>
        </w:tc>
      </w:tr>
      <w:tr w:rsidR="00807EE9" w14:paraId="66470593" w14:textId="77777777">
        <w:trPr>
          <w:trHeight w:val="317"/>
        </w:trPr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A5FCF0D" w14:textId="77777777" w:rsidR="00807EE9" w:rsidRDefault="00807EE9">
            <w:pPr>
              <w:pStyle w:val="Standard"/>
              <w:snapToGrid w:val="0"/>
              <w:rPr>
                <w:lang w:val="en-GB"/>
              </w:rPr>
            </w:pPr>
          </w:p>
        </w:tc>
        <w:tc>
          <w:tcPr>
            <w:tcW w:w="7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96F572" w14:textId="77777777" w:rsidR="00807EE9" w:rsidRDefault="007F2CEE">
            <w:pPr>
              <w:pStyle w:val="Standard"/>
              <w:snapToGrid w:val="0"/>
              <w:rPr>
                <w:sz w:val="32"/>
                <w:szCs w:val="32"/>
                <w:lang w:val="es-EC"/>
              </w:rPr>
            </w:pPr>
            <w:r w:rsidRPr="00E008AF">
              <w:rPr>
                <w:lang w:val="es-EC"/>
                <w:rPrChange w:id="249" w:author="pablo calderon" w:date="2021-01-18T17:57:00Z">
                  <w:rPr>
                    <w:lang w:val="en-GB"/>
                  </w:rPr>
                </w:rPrChange>
              </w:rPr>
              <w:t xml:space="preserve">Ṕara la </w:t>
            </w:r>
            <w:r w:rsidRPr="00E008AF">
              <w:rPr>
                <w:lang w:val="es-EC"/>
                <w:rPrChange w:id="250" w:author="pablo calderon" w:date="2021-01-18T17:57:00Z">
                  <w:rPr>
                    <w:lang w:val="en-GB"/>
                  </w:rPr>
                </w:rPrChange>
              </w:rPr>
              <w:t>creación del roles se debe considerar los siguientes datos:</w:t>
            </w:r>
          </w:p>
          <w:p w14:paraId="3252FA72" w14:textId="77777777" w:rsidR="00807EE9" w:rsidRPr="00E008AF" w:rsidRDefault="00807EE9">
            <w:pPr>
              <w:pStyle w:val="Standard"/>
              <w:snapToGrid w:val="0"/>
              <w:rPr>
                <w:lang w:val="es-EC"/>
                <w:rPrChange w:id="251" w:author="pablo calderon" w:date="2021-01-18T17:57:00Z">
                  <w:rPr>
                    <w:lang w:val="en-GB"/>
                  </w:rPr>
                </w:rPrChange>
              </w:rPr>
            </w:pPr>
          </w:p>
          <w:tbl>
            <w:tblPr>
              <w:tblW w:w="7004" w:type="dxa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000" w:firstRow="0" w:lastRow="0" w:firstColumn="0" w:lastColumn="0" w:noHBand="0" w:noVBand="0"/>
            </w:tblPr>
            <w:tblGrid>
              <w:gridCol w:w="1530"/>
              <w:gridCol w:w="2070"/>
              <w:gridCol w:w="3404"/>
            </w:tblGrid>
            <w:tr w:rsidR="00807EE9" w14:paraId="5AC704F2" w14:textId="77777777">
              <w:tc>
                <w:tcPr>
                  <w:tcW w:w="153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345EADB3" w14:textId="77777777" w:rsidR="00807EE9" w:rsidRDefault="007F2CEE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Campo</w:t>
                  </w:r>
                </w:p>
              </w:tc>
              <w:tc>
                <w:tcPr>
                  <w:tcW w:w="207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2F3A6E0A" w14:textId="77777777" w:rsidR="00807EE9" w:rsidRDefault="007F2CEE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Tipo de Dato</w:t>
                  </w:r>
                </w:p>
              </w:tc>
              <w:tc>
                <w:tcPr>
                  <w:tcW w:w="340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6F9C5071" w14:textId="77777777" w:rsidR="00807EE9" w:rsidRDefault="007F2CEE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Observaciones</w:t>
                  </w:r>
                </w:p>
              </w:tc>
            </w:tr>
            <w:tr w:rsidR="00807EE9" w:rsidRPr="00E008AF" w14:paraId="692A1A15" w14:textId="77777777">
              <w:tc>
                <w:tcPr>
                  <w:tcW w:w="153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2015A889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>nombre</w:t>
                  </w:r>
                </w:p>
              </w:tc>
              <w:tc>
                <w:tcPr>
                  <w:tcW w:w="207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79EF4378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>VARCHAR(20)</w:t>
                  </w:r>
                </w:p>
              </w:tc>
              <w:tc>
                <w:tcPr>
                  <w:tcW w:w="3404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6AFC392B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>Los roles deben ser: Usuario_Conductor, Usuario_Duseño.</w:t>
                  </w:r>
                </w:p>
              </w:tc>
            </w:tr>
          </w:tbl>
          <w:p w14:paraId="0F379463" w14:textId="77777777" w:rsidR="00807EE9" w:rsidRPr="00E008AF" w:rsidRDefault="00807EE9">
            <w:pPr>
              <w:pStyle w:val="Standard"/>
              <w:snapToGrid w:val="0"/>
              <w:rPr>
                <w:lang w:val="es-EC"/>
                <w:rPrChange w:id="252" w:author="pablo calderon" w:date="2021-01-18T17:57:00Z">
                  <w:rPr>
                    <w:lang w:val="en-GB"/>
                  </w:rPr>
                </w:rPrChange>
              </w:rPr>
            </w:pPr>
          </w:p>
          <w:p w14:paraId="62445DFF" w14:textId="77777777" w:rsidR="00807EE9" w:rsidRPr="00E008AF" w:rsidRDefault="007F2CEE">
            <w:pPr>
              <w:pStyle w:val="Standard"/>
              <w:snapToGrid w:val="0"/>
              <w:rPr>
                <w:lang w:val="es-EC"/>
                <w:rPrChange w:id="253" w:author="pablo calderon" w:date="2021-01-18T17:57:00Z">
                  <w:rPr>
                    <w:lang w:val="en-GB"/>
                  </w:rPr>
                </w:rPrChange>
              </w:rPr>
            </w:pPr>
            <w:r w:rsidRPr="00E008AF">
              <w:rPr>
                <w:lang w:val="es-EC"/>
                <w:rPrChange w:id="254" w:author="pablo calderon" w:date="2021-01-18T17:57:00Z">
                  <w:rPr>
                    <w:lang w:val="en-GB"/>
                  </w:rPr>
                </w:rPrChange>
              </w:rPr>
              <w:t>Los mismos datos con respecto a la actualización.</w:t>
            </w:r>
          </w:p>
          <w:p w14:paraId="73D6FD24" w14:textId="77777777" w:rsidR="00807EE9" w:rsidRPr="00E008AF" w:rsidRDefault="00807EE9">
            <w:pPr>
              <w:pStyle w:val="Standard"/>
              <w:snapToGrid w:val="0"/>
              <w:rPr>
                <w:lang w:val="es-EC"/>
                <w:rPrChange w:id="255" w:author="pablo calderon" w:date="2021-01-18T17:57:00Z">
                  <w:rPr>
                    <w:lang w:val="en-GB"/>
                  </w:rPr>
                </w:rPrChange>
              </w:rPr>
            </w:pPr>
          </w:p>
          <w:p w14:paraId="19BA3170" w14:textId="77777777" w:rsidR="00807EE9" w:rsidRPr="00E008AF" w:rsidRDefault="007F2CEE">
            <w:pPr>
              <w:pStyle w:val="Standard"/>
              <w:snapToGrid w:val="0"/>
              <w:rPr>
                <w:lang w:val="es-EC"/>
                <w:rPrChange w:id="256" w:author="pablo calderon" w:date="2021-01-18T17:57:00Z">
                  <w:rPr>
                    <w:lang w:val="en-GB"/>
                  </w:rPr>
                </w:rPrChange>
              </w:rPr>
            </w:pPr>
            <w:r w:rsidRPr="00E008AF">
              <w:rPr>
                <w:lang w:val="es-EC"/>
                <w:rPrChange w:id="257" w:author="pablo calderon" w:date="2021-01-18T17:57:00Z">
                  <w:rPr>
                    <w:lang w:val="en-GB"/>
                  </w:rPr>
                </w:rPrChange>
              </w:rPr>
              <w:t xml:space="preserve">Para la eliminación, será de </w:t>
            </w:r>
            <w:r w:rsidRPr="00E008AF">
              <w:rPr>
                <w:lang w:val="es-EC"/>
                <w:rPrChange w:id="258" w:author="pablo calderon" w:date="2021-01-18T17:57:00Z">
                  <w:rPr>
                    <w:lang w:val="en-GB"/>
                  </w:rPr>
                </w:rPrChange>
              </w:rPr>
              <w:t>manera lógica.</w:t>
            </w:r>
          </w:p>
          <w:p w14:paraId="170743C5" w14:textId="77777777" w:rsidR="00807EE9" w:rsidRPr="00E008AF" w:rsidRDefault="00807EE9">
            <w:pPr>
              <w:pStyle w:val="Standard"/>
              <w:snapToGrid w:val="0"/>
              <w:rPr>
                <w:lang w:val="es-EC"/>
                <w:rPrChange w:id="259" w:author="pablo calderon" w:date="2021-01-18T17:57:00Z">
                  <w:rPr>
                    <w:lang w:val="en-GB"/>
                  </w:rPr>
                </w:rPrChange>
              </w:rPr>
            </w:pPr>
          </w:p>
          <w:tbl>
            <w:tblPr>
              <w:tblW w:w="7004" w:type="dxa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000" w:firstRow="0" w:lastRow="0" w:firstColumn="0" w:lastColumn="0" w:noHBand="0" w:noVBand="0"/>
            </w:tblPr>
            <w:tblGrid>
              <w:gridCol w:w="1530"/>
              <w:gridCol w:w="2070"/>
              <w:gridCol w:w="3404"/>
            </w:tblGrid>
            <w:tr w:rsidR="00807EE9" w14:paraId="28BA5D6C" w14:textId="77777777">
              <w:tc>
                <w:tcPr>
                  <w:tcW w:w="153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0CBFAB3F" w14:textId="77777777" w:rsidR="00807EE9" w:rsidRDefault="007F2CEE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Campo</w:t>
                  </w:r>
                </w:p>
              </w:tc>
              <w:tc>
                <w:tcPr>
                  <w:tcW w:w="207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301938B9" w14:textId="77777777" w:rsidR="00807EE9" w:rsidRDefault="007F2CEE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Tipo de Dato</w:t>
                  </w:r>
                </w:p>
              </w:tc>
              <w:tc>
                <w:tcPr>
                  <w:tcW w:w="340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52A1EAD2" w14:textId="77777777" w:rsidR="00807EE9" w:rsidRDefault="007F2CEE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Observaciones</w:t>
                  </w:r>
                </w:p>
              </w:tc>
            </w:tr>
            <w:tr w:rsidR="00807EE9" w14:paraId="3AD49665" w14:textId="77777777">
              <w:tc>
                <w:tcPr>
                  <w:tcW w:w="153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109EB7A0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>estado</w:t>
                  </w:r>
                </w:p>
              </w:tc>
              <w:tc>
                <w:tcPr>
                  <w:tcW w:w="207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33F7423A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>CHAR(1)</w:t>
                  </w:r>
                </w:p>
              </w:tc>
              <w:tc>
                <w:tcPr>
                  <w:tcW w:w="3404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2FB48164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>ACTIVO (A), INACTIVO (I).</w:t>
                  </w:r>
                </w:p>
              </w:tc>
            </w:tr>
          </w:tbl>
          <w:p w14:paraId="089A7BF5" w14:textId="77777777" w:rsidR="00807EE9" w:rsidRDefault="00807EE9">
            <w:pPr>
              <w:pStyle w:val="Standard"/>
              <w:snapToGrid w:val="0"/>
              <w:rPr>
                <w:lang w:val="en-GB"/>
              </w:rPr>
            </w:pPr>
          </w:p>
          <w:p w14:paraId="2992229F" w14:textId="77777777" w:rsidR="00807EE9" w:rsidRDefault="00807EE9">
            <w:pPr>
              <w:pStyle w:val="Standard"/>
              <w:snapToGrid w:val="0"/>
              <w:rPr>
                <w:lang w:val="en-GB"/>
              </w:rPr>
            </w:pPr>
          </w:p>
        </w:tc>
      </w:tr>
    </w:tbl>
    <w:p w14:paraId="4DADD41C" w14:textId="77777777" w:rsidR="00807EE9" w:rsidRDefault="00807EE9">
      <w:pPr>
        <w:pStyle w:val="Standard"/>
        <w:ind w:left="360"/>
        <w:rPr>
          <w:lang w:val="en-GB"/>
        </w:rPr>
      </w:pPr>
    </w:p>
    <w:tbl>
      <w:tblPr>
        <w:tblW w:w="8730" w:type="dxa"/>
        <w:tblInd w:w="-113" w:type="dxa"/>
        <w:tblLook w:val="0000" w:firstRow="0" w:lastRow="0" w:firstColumn="0" w:lastColumn="0" w:noHBand="0" w:noVBand="0"/>
      </w:tblPr>
      <w:tblGrid>
        <w:gridCol w:w="1510"/>
        <w:gridCol w:w="3217"/>
        <w:gridCol w:w="1641"/>
        <w:gridCol w:w="2368"/>
      </w:tblGrid>
      <w:tr w:rsidR="00807EE9" w14:paraId="0EC1A21E" w14:textId="77777777"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20AF0BBE" w14:textId="77777777" w:rsidR="00807EE9" w:rsidRDefault="007F2CEE">
            <w:pPr>
              <w:pStyle w:val="Standard"/>
              <w:rPr>
                <w:b/>
                <w:lang w:val="en-GB"/>
              </w:rPr>
            </w:pPr>
            <w:r>
              <w:rPr>
                <w:b/>
                <w:lang w:val="en-GB"/>
              </w:rPr>
              <w:t>ID: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623C21" w14:textId="600E9DC2" w:rsidR="00807EE9" w:rsidRDefault="007F2CEE">
            <w:pPr>
              <w:pStyle w:val="Standard"/>
              <w:snapToGrid w:val="0"/>
              <w:rPr>
                <w:sz w:val="32"/>
                <w:szCs w:val="32"/>
                <w:lang w:val="es-EC"/>
              </w:rPr>
            </w:pPr>
            <w:r>
              <w:rPr>
                <w:b/>
                <w:lang w:val="en-GB"/>
              </w:rPr>
              <w:t>HOPARK-RF -0</w:t>
            </w:r>
            <w:ins w:id="260" w:author="pablo calderon" w:date="2021-01-18T18:13:00Z">
              <w:r w:rsidR="00E008AF">
                <w:rPr>
                  <w:b/>
                  <w:lang w:val="en-GB"/>
                </w:rPr>
                <w:t>6</w:t>
              </w:r>
            </w:ins>
            <w:del w:id="261" w:author="pablo calderon" w:date="2021-01-18T18:13:00Z">
              <w:r w:rsidDel="00E008AF">
                <w:rPr>
                  <w:b/>
                  <w:lang w:val="en-GB"/>
                </w:rPr>
                <w:delText>5</w:delText>
              </w:r>
            </w:del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31A9C276" w14:textId="77777777" w:rsidR="00807EE9" w:rsidRDefault="007F2CEE">
            <w:pPr>
              <w:pStyle w:val="Standard"/>
              <w:rPr>
                <w:b/>
                <w:lang w:val="en-GB"/>
              </w:rPr>
            </w:pPr>
            <w:r>
              <w:rPr>
                <w:b/>
                <w:lang w:val="en-GB"/>
              </w:rPr>
              <w:t>Relación: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96081A" w14:textId="77777777" w:rsidR="00807EE9" w:rsidRDefault="007F2CEE">
            <w:pPr>
              <w:pStyle w:val="Standard"/>
              <w:snapToGrid w:val="0"/>
              <w:rPr>
                <w:b/>
                <w:lang w:val="en-GB"/>
              </w:rPr>
            </w:pPr>
            <w:r>
              <w:rPr>
                <w:b/>
                <w:lang w:val="en-GB"/>
              </w:rPr>
              <w:t>HOPARK-002</w:t>
            </w:r>
          </w:p>
        </w:tc>
      </w:tr>
      <w:tr w:rsidR="00807EE9" w14:paraId="543FEA09" w14:textId="77777777"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3575161E" w14:textId="77777777" w:rsidR="00807EE9" w:rsidRDefault="007F2CEE">
            <w:pPr>
              <w:pStyle w:val="Standard"/>
              <w:rPr>
                <w:b/>
                <w:lang w:val="en-GB"/>
              </w:rPr>
            </w:pPr>
            <w:r>
              <w:rPr>
                <w:b/>
                <w:lang w:val="en-GB"/>
              </w:rPr>
              <w:t>Prioridad</w:t>
            </w:r>
          </w:p>
        </w:tc>
        <w:tc>
          <w:tcPr>
            <w:tcW w:w="7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DE3FBB" w14:textId="77777777" w:rsidR="00807EE9" w:rsidRDefault="007F2CEE">
            <w:pPr>
              <w:pStyle w:val="Standard"/>
              <w:snapToGrid w:val="0"/>
              <w:rPr>
                <w:b/>
                <w:lang w:val="en-GB"/>
              </w:rPr>
            </w:pPr>
            <w:r>
              <w:rPr>
                <w:b/>
                <w:lang w:val="en-GB"/>
              </w:rPr>
              <w:t>OBLIGATORIO</w:t>
            </w:r>
          </w:p>
        </w:tc>
      </w:tr>
      <w:tr w:rsidR="00807EE9" w14:paraId="5CFCE3B7" w14:textId="77777777">
        <w:trPr>
          <w:trHeight w:val="137"/>
        </w:trPr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30233D6" w14:textId="77777777" w:rsidR="00807EE9" w:rsidRDefault="007F2CEE">
            <w:pPr>
              <w:pStyle w:val="Standard"/>
              <w:rPr>
                <w:b/>
                <w:lang w:val="en-GB"/>
              </w:rPr>
            </w:pPr>
            <w:r>
              <w:rPr>
                <w:b/>
                <w:lang w:val="en-GB"/>
              </w:rPr>
              <w:t>Descripción:</w:t>
            </w:r>
          </w:p>
        </w:tc>
        <w:tc>
          <w:tcPr>
            <w:tcW w:w="7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8B670A" w14:textId="77777777" w:rsidR="00807EE9" w:rsidRDefault="007F2CEE">
            <w:pPr>
              <w:pStyle w:val="Standard"/>
              <w:snapToGrid w:val="0"/>
              <w:rPr>
                <w:sz w:val="32"/>
                <w:szCs w:val="32"/>
                <w:lang w:val="es-EC"/>
              </w:rPr>
            </w:pPr>
            <w:r>
              <w:rPr>
                <w:b/>
                <w:lang w:val="en-GB"/>
              </w:rPr>
              <w:t>Gestionar Parqueadero</w:t>
            </w:r>
          </w:p>
        </w:tc>
      </w:tr>
      <w:tr w:rsidR="00807EE9" w14:paraId="16E79B1A" w14:textId="77777777">
        <w:trPr>
          <w:trHeight w:val="317"/>
        </w:trPr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B8D1B3" w14:textId="77777777" w:rsidR="00807EE9" w:rsidRDefault="00807EE9">
            <w:pPr>
              <w:pStyle w:val="Standard"/>
              <w:snapToGrid w:val="0"/>
              <w:rPr>
                <w:lang w:val="en-GB"/>
              </w:rPr>
            </w:pPr>
          </w:p>
        </w:tc>
        <w:tc>
          <w:tcPr>
            <w:tcW w:w="7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51A14A" w14:textId="77777777" w:rsidR="00807EE9" w:rsidRPr="00E008AF" w:rsidRDefault="007F2CEE">
            <w:pPr>
              <w:pStyle w:val="Standard"/>
              <w:snapToGrid w:val="0"/>
              <w:rPr>
                <w:lang w:val="es-EC"/>
                <w:rPrChange w:id="262" w:author="pablo calderon" w:date="2021-01-18T17:57:00Z">
                  <w:rPr>
                    <w:lang w:val="en-GB"/>
                  </w:rPr>
                </w:rPrChange>
              </w:rPr>
            </w:pPr>
            <w:r w:rsidRPr="00E008AF">
              <w:rPr>
                <w:lang w:val="es-EC"/>
                <w:rPrChange w:id="263" w:author="pablo calderon" w:date="2021-01-18T17:57:00Z">
                  <w:rPr>
                    <w:lang w:val="en-GB"/>
                  </w:rPr>
                </w:rPrChange>
              </w:rPr>
              <w:t xml:space="preserve">Ṕara la creación del parqueadero se debe </w:t>
            </w:r>
            <w:r w:rsidRPr="00E008AF">
              <w:rPr>
                <w:lang w:val="es-EC"/>
                <w:rPrChange w:id="264" w:author="pablo calderon" w:date="2021-01-18T17:57:00Z">
                  <w:rPr>
                    <w:lang w:val="en-GB"/>
                  </w:rPr>
                </w:rPrChange>
              </w:rPr>
              <w:t>considerar los siguientes datos:</w:t>
            </w:r>
          </w:p>
          <w:p w14:paraId="1BA53EAB" w14:textId="77777777" w:rsidR="00807EE9" w:rsidRPr="00E008AF" w:rsidRDefault="00807EE9">
            <w:pPr>
              <w:pStyle w:val="Standard"/>
              <w:snapToGrid w:val="0"/>
              <w:rPr>
                <w:lang w:val="es-EC"/>
                <w:rPrChange w:id="265" w:author="pablo calderon" w:date="2021-01-18T17:57:00Z">
                  <w:rPr>
                    <w:lang w:val="en-GB"/>
                  </w:rPr>
                </w:rPrChange>
              </w:rPr>
            </w:pPr>
          </w:p>
          <w:tbl>
            <w:tblPr>
              <w:tblW w:w="7004" w:type="dxa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000" w:firstRow="0" w:lastRow="0" w:firstColumn="0" w:lastColumn="0" w:noHBand="0" w:noVBand="0"/>
            </w:tblPr>
            <w:tblGrid>
              <w:gridCol w:w="1530"/>
              <w:gridCol w:w="2070"/>
              <w:gridCol w:w="3404"/>
            </w:tblGrid>
            <w:tr w:rsidR="00807EE9" w:rsidRPr="00E008AF" w14:paraId="6A97FE00" w14:textId="77777777">
              <w:tc>
                <w:tcPr>
                  <w:tcW w:w="153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2D61F519" w14:textId="77777777" w:rsidR="00807EE9" w:rsidRDefault="007F2CEE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Campo</w:t>
                  </w:r>
                </w:p>
              </w:tc>
              <w:tc>
                <w:tcPr>
                  <w:tcW w:w="207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220484CB" w14:textId="77777777" w:rsidR="00807EE9" w:rsidRDefault="007F2CEE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Tipo de Dato</w:t>
                  </w:r>
                </w:p>
              </w:tc>
              <w:tc>
                <w:tcPr>
                  <w:tcW w:w="340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226728E1" w14:textId="77777777" w:rsidR="00807EE9" w:rsidRDefault="007F2CEE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Observaciones</w:t>
                  </w:r>
                </w:p>
              </w:tc>
            </w:tr>
            <w:tr w:rsidR="00807EE9" w:rsidRPr="00E008AF" w14:paraId="2E1624BD" w14:textId="77777777">
              <w:tc>
                <w:tcPr>
                  <w:tcW w:w="153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63F84407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>Nombre</w:t>
                  </w:r>
                </w:p>
              </w:tc>
              <w:tc>
                <w:tcPr>
                  <w:tcW w:w="207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4656AE50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>VARCHAR(50)</w:t>
                  </w:r>
                </w:p>
              </w:tc>
              <w:tc>
                <w:tcPr>
                  <w:tcW w:w="3404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066A10E0" w14:textId="77777777" w:rsidR="00807EE9" w:rsidRDefault="00807EE9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</w:p>
              </w:tc>
            </w:tr>
            <w:tr w:rsidR="00807EE9" w:rsidRPr="00E008AF" w14:paraId="183164E7" w14:textId="77777777">
              <w:tc>
                <w:tcPr>
                  <w:tcW w:w="153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228C2574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>Ubicación</w:t>
                  </w:r>
                </w:p>
              </w:tc>
              <w:tc>
                <w:tcPr>
                  <w:tcW w:w="207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75858EDB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>VARCHAR(50)</w:t>
                  </w:r>
                </w:p>
              </w:tc>
              <w:tc>
                <w:tcPr>
                  <w:tcW w:w="3404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1FC65ED9" w14:textId="77777777" w:rsidR="00807EE9" w:rsidRDefault="00807EE9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</w:p>
              </w:tc>
            </w:tr>
            <w:tr w:rsidR="00807EE9" w:rsidRPr="00E008AF" w14:paraId="5E3E1EAA" w14:textId="77777777">
              <w:tc>
                <w:tcPr>
                  <w:tcW w:w="153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39F8C2FE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>Capacidad</w:t>
                  </w:r>
                </w:p>
              </w:tc>
              <w:tc>
                <w:tcPr>
                  <w:tcW w:w="207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175D5248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>INT(50)</w:t>
                  </w:r>
                </w:p>
              </w:tc>
              <w:tc>
                <w:tcPr>
                  <w:tcW w:w="3404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722A5CFC" w14:textId="77777777" w:rsidR="00807EE9" w:rsidRDefault="00807EE9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</w:p>
              </w:tc>
            </w:tr>
            <w:tr w:rsidR="00807EE9" w:rsidRPr="00E008AF" w14:paraId="0A5C0A86" w14:textId="77777777">
              <w:tc>
                <w:tcPr>
                  <w:tcW w:w="153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102B47FC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>Horario</w:t>
                  </w:r>
                </w:p>
              </w:tc>
              <w:tc>
                <w:tcPr>
                  <w:tcW w:w="207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67755B6C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>VARCHAR(20)</w:t>
                  </w:r>
                </w:p>
              </w:tc>
              <w:tc>
                <w:tcPr>
                  <w:tcW w:w="3404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1C412603" w14:textId="77777777" w:rsidR="00807EE9" w:rsidRDefault="00807EE9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</w:p>
              </w:tc>
            </w:tr>
            <w:tr w:rsidR="00807EE9" w:rsidRPr="00E008AF" w14:paraId="1D83CF32" w14:textId="77777777">
              <w:tc>
                <w:tcPr>
                  <w:tcW w:w="153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080C6A75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>Foto</w:t>
                  </w:r>
                </w:p>
              </w:tc>
              <w:tc>
                <w:tcPr>
                  <w:tcW w:w="207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5F5CD1AF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>IMG</w:t>
                  </w:r>
                </w:p>
              </w:tc>
              <w:tc>
                <w:tcPr>
                  <w:tcW w:w="3404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06E515D9" w14:textId="77777777" w:rsidR="00807EE9" w:rsidRDefault="00807EE9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</w:p>
              </w:tc>
            </w:tr>
          </w:tbl>
          <w:p w14:paraId="64B06ED4" w14:textId="77777777" w:rsidR="00807EE9" w:rsidRPr="00E008AF" w:rsidRDefault="00807EE9">
            <w:pPr>
              <w:pStyle w:val="Standard"/>
              <w:snapToGrid w:val="0"/>
              <w:rPr>
                <w:lang w:val="es-EC"/>
                <w:rPrChange w:id="266" w:author="pablo calderon" w:date="2021-01-18T17:57:00Z">
                  <w:rPr>
                    <w:lang w:val="en-GB"/>
                  </w:rPr>
                </w:rPrChange>
              </w:rPr>
            </w:pPr>
          </w:p>
          <w:p w14:paraId="5F98A7A9" w14:textId="77777777" w:rsidR="00807EE9" w:rsidRPr="00E008AF" w:rsidRDefault="007F2CEE">
            <w:pPr>
              <w:pStyle w:val="Standard"/>
              <w:snapToGrid w:val="0"/>
              <w:rPr>
                <w:lang w:val="es-EC"/>
                <w:rPrChange w:id="267" w:author="pablo calderon" w:date="2021-01-18T17:57:00Z">
                  <w:rPr>
                    <w:lang w:val="en-GB"/>
                  </w:rPr>
                </w:rPrChange>
              </w:rPr>
            </w:pPr>
            <w:r w:rsidRPr="00E008AF">
              <w:rPr>
                <w:lang w:val="es-EC"/>
                <w:rPrChange w:id="268" w:author="pablo calderon" w:date="2021-01-18T17:57:00Z">
                  <w:rPr>
                    <w:lang w:val="en-GB"/>
                  </w:rPr>
                </w:rPrChange>
              </w:rPr>
              <w:t>Los mismos datos con respecto a la actualización.</w:t>
            </w:r>
          </w:p>
          <w:p w14:paraId="7E64E6C4" w14:textId="77777777" w:rsidR="00807EE9" w:rsidRPr="00E008AF" w:rsidRDefault="00807EE9">
            <w:pPr>
              <w:pStyle w:val="Standard"/>
              <w:snapToGrid w:val="0"/>
              <w:rPr>
                <w:lang w:val="es-EC"/>
                <w:rPrChange w:id="269" w:author="pablo calderon" w:date="2021-01-18T17:57:00Z">
                  <w:rPr>
                    <w:lang w:val="en-GB"/>
                  </w:rPr>
                </w:rPrChange>
              </w:rPr>
            </w:pPr>
          </w:p>
          <w:p w14:paraId="7FF5EE60" w14:textId="77777777" w:rsidR="00807EE9" w:rsidRPr="00E008AF" w:rsidRDefault="007F2CEE">
            <w:pPr>
              <w:pStyle w:val="Standard"/>
              <w:snapToGrid w:val="0"/>
              <w:rPr>
                <w:lang w:val="es-EC"/>
                <w:rPrChange w:id="270" w:author="pablo calderon" w:date="2021-01-18T17:57:00Z">
                  <w:rPr>
                    <w:lang w:val="en-GB"/>
                  </w:rPr>
                </w:rPrChange>
              </w:rPr>
            </w:pPr>
            <w:r w:rsidRPr="00E008AF">
              <w:rPr>
                <w:lang w:val="es-EC"/>
                <w:rPrChange w:id="271" w:author="pablo calderon" w:date="2021-01-18T17:57:00Z">
                  <w:rPr>
                    <w:lang w:val="en-GB"/>
                  </w:rPr>
                </w:rPrChange>
              </w:rPr>
              <w:t xml:space="preserve">Para la eliminación, será de </w:t>
            </w:r>
            <w:r w:rsidRPr="00E008AF">
              <w:rPr>
                <w:lang w:val="es-EC"/>
                <w:rPrChange w:id="272" w:author="pablo calderon" w:date="2021-01-18T17:57:00Z">
                  <w:rPr>
                    <w:lang w:val="en-GB"/>
                  </w:rPr>
                </w:rPrChange>
              </w:rPr>
              <w:t>manera lógica.</w:t>
            </w:r>
          </w:p>
          <w:p w14:paraId="18C6DEC6" w14:textId="77777777" w:rsidR="00807EE9" w:rsidRPr="00E008AF" w:rsidRDefault="00807EE9">
            <w:pPr>
              <w:pStyle w:val="Standard"/>
              <w:snapToGrid w:val="0"/>
              <w:rPr>
                <w:lang w:val="es-EC"/>
                <w:rPrChange w:id="273" w:author="pablo calderon" w:date="2021-01-18T17:57:00Z">
                  <w:rPr>
                    <w:lang w:val="en-GB"/>
                  </w:rPr>
                </w:rPrChange>
              </w:rPr>
            </w:pPr>
          </w:p>
          <w:tbl>
            <w:tblPr>
              <w:tblW w:w="7004" w:type="dxa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000" w:firstRow="0" w:lastRow="0" w:firstColumn="0" w:lastColumn="0" w:noHBand="0" w:noVBand="0"/>
            </w:tblPr>
            <w:tblGrid>
              <w:gridCol w:w="1530"/>
              <w:gridCol w:w="2070"/>
              <w:gridCol w:w="3404"/>
            </w:tblGrid>
            <w:tr w:rsidR="00807EE9" w14:paraId="638ED445" w14:textId="77777777">
              <w:tc>
                <w:tcPr>
                  <w:tcW w:w="153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205D1C30" w14:textId="77777777" w:rsidR="00807EE9" w:rsidRDefault="007F2CEE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Campo</w:t>
                  </w:r>
                </w:p>
              </w:tc>
              <w:tc>
                <w:tcPr>
                  <w:tcW w:w="207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2F0F1124" w14:textId="77777777" w:rsidR="00807EE9" w:rsidRDefault="007F2CEE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Tipo de Dato</w:t>
                  </w:r>
                </w:p>
              </w:tc>
              <w:tc>
                <w:tcPr>
                  <w:tcW w:w="340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7011524A" w14:textId="77777777" w:rsidR="00807EE9" w:rsidRDefault="007F2CEE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Observaciones</w:t>
                  </w:r>
                </w:p>
              </w:tc>
            </w:tr>
            <w:tr w:rsidR="00807EE9" w14:paraId="34DFCF4E" w14:textId="77777777">
              <w:tc>
                <w:tcPr>
                  <w:tcW w:w="153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797250C7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>estado</w:t>
                  </w:r>
                </w:p>
              </w:tc>
              <w:tc>
                <w:tcPr>
                  <w:tcW w:w="207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3191C9D8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>CHAR(1)</w:t>
                  </w:r>
                </w:p>
              </w:tc>
              <w:tc>
                <w:tcPr>
                  <w:tcW w:w="3404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40F93E82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>ACTIVO (A), INACTIVO (I).</w:t>
                  </w:r>
                </w:p>
              </w:tc>
            </w:tr>
          </w:tbl>
          <w:p w14:paraId="0920A128" w14:textId="77777777" w:rsidR="00807EE9" w:rsidRDefault="00807EE9">
            <w:pPr>
              <w:pStyle w:val="Standard"/>
              <w:snapToGrid w:val="0"/>
              <w:rPr>
                <w:lang w:val="en-GB"/>
              </w:rPr>
            </w:pPr>
          </w:p>
          <w:p w14:paraId="43D32963" w14:textId="77777777" w:rsidR="00807EE9" w:rsidRDefault="00807EE9">
            <w:pPr>
              <w:pStyle w:val="Standard"/>
              <w:snapToGrid w:val="0"/>
              <w:rPr>
                <w:lang w:val="en-GB"/>
              </w:rPr>
            </w:pPr>
          </w:p>
        </w:tc>
      </w:tr>
    </w:tbl>
    <w:p w14:paraId="4E35E9A5" w14:textId="77777777" w:rsidR="00807EE9" w:rsidRDefault="00807EE9">
      <w:pPr>
        <w:pStyle w:val="Standard"/>
        <w:rPr>
          <w:lang w:val="en-GB"/>
        </w:rPr>
      </w:pPr>
    </w:p>
    <w:p w14:paraId="05513770" w14:textId="77777777" w:rsidR="00807EE9" w:rsidRDefault="00807EE9">
      <w:pPr>
        <w:pStyle w:val="Standard"/>
        <w:ind w:left="360"/>
        <w:rPr>
          <w:lang w:val="en-GB"/>
        </w:rPr>
      </w:pPr>
    </w:p>
    <w:tbl>
      <w:tblPr>
        <w:tblW w:w="8730" w:type="dxa"/>
        <w:tblInd w:w="-113" w:type="dxa"/>
        <w:tblLook w:val="0000" w:firstRow="0" w:lastRow="0" w:firstColumn="0" w:lastColumn="0" w:noHBand="0" w:noVBand="0"/>
      </w:tblPr>
      <w:tblGrid>
        <w:gridCol w:w="1510"/>
        <w:gridCol w:w="3217"/>
        <w:gridCol w:w="1641"/>
        <w:gridCol w:w="2368"/>
      </w:tblGrid>
      <w:tr w:rsidR="00807EE9" w14:paraId="38057196" w14:textId="77777777"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17C864A9" w14:textId="77777777" w:rsidR="00807EE9" w:rsidRDefault="007F2CEE">
            <w:pPr>
              <w:pStyle w:val="Standard"/>
              <w:rPr>
                <w:b/>
                <w:lang w:val="en-GB"/>
              </w:rPr>
            </w:pPr>
            <w:r>
              <w:rPr>
                <w:b/>
                <w:lang w:val="en-GB"/>
              </w:rPr>
              <w:t>ID: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CA57DF" w14:textId="2BC70726" w:rsidR="00807EE9" w:rsidRDefault="007F2CEE">
            <w:pPr>
              <w:pStyle w:val="Standard"/>
              <w:snapToGrid w:val="0"/>
              <w:rPr>
                <w:sz w:val="32"/>
                <w:szCs w:val="32"/>
                <w:lang w:val="es-EC"/>
              </w:rPr>
            </w:pPr>
            <w:r>
              <w:rPr>
                <w:b/>
                <w:lang w:val="en-GB"/>
              </w:rPr>
              <w:t>HOPARK-RF -0</w:t>
            </w:r>
            <w:ins w:id="274" w:author="pablo calderon" w:date="2021-01-18T18:13:00Z">
              <w:r w:rsidR="00E008AF">
                <w:rPr>
                  <w:b/>
                  <w:lang w:val="en-GB"/>
                </w:rPr>
                <w:t>7</w:t>
              </w:r>
            </w:ins>
            <w:del w:id="275" w:author="pablo calderon" w:date="2021-01-18T18:13:00Z">
              <w:r w:rsidDel="00E008AF">
                <w:rPr>
                  <w:b/>
                  <w:lang w:val="en-GB"/>
                </w:rPr>
                <w:delText>6</w:delText>
              </w:r>
            </w:del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5699F3DB" w14:textId="77777777" w:rsidR="00807EE9" w:rsidRDefault="007F2CEE">
            <w:pPr>
              <w:pStyle w:val="Standard"/>
              <w:rPr>
                <w:b/>
                <w:lang w:val="en-GB"/>
              </w:rPr>
            </w:pPr>
            <w:r>
              <w:rPr>
                <w:b/>
                <w:lang w:val="en-GB"/>
              </w:rPr>
              <w:t>Relación: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2CFD7C" w14:textId="77777777" w:rsidR="00807EE9" w:rsidRDefault="007F2CEE">
            <w:pPr>
              <w:pStyle w:val="Standard"/>
              <w:snapToGrid w:val="0"/>
              <w:rPr>
                <w:b/>
                <w:lang w:val="en-GB"/>
              </w:rPr>
            </w:pPr>
            <w:r>
              <w:rPr>
                <w:b/>
                <w:lang w:val="en-GB"/>
              </w:rPr>
              <w:t>HOPARK-003</w:t>
            </w:r>
          </w:p>
        </w:tc>
      </w:tr>
      <w:tr w:rsidR="00807EE9" w14:paraId="76D6945C" w14:textId="77777777"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43E364EE" w14:textId="77777777" w:rsidR="00807EE9" w:rsidRDefault="007F2CEE">
            <w:pPr>
              <w:pStyle w:val="Standard"/>
              <w:rPr>
                <w:b/>
                <w:lang w:val="en-GB"/>
              </w:rPr>
            </w:pPr>
            <w:r>
              <w:rPr>
                <w:b/>
                <w:lang w:val="en-GB"/>
              </w:rPr>
              <w:t>Prioridad</w:t>
            </w:r>
          </w:p>
        </w:tc>
        <w:tc>
          <w:tcPr>
            <w:tcW w:w="7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3C559" w14:textId="77777777" w:rsidR="00807EE9" w:rsidRDefault="007F2CEE">
            <w:pPr>
              <w:pStyle w:val="Standard"/>
              <w:snapToGrid w:val="0"/>
              <w:rPr>
                <w:b/>
                <w:lang w:val="en-GB"/>
              </w:rPr>
            </w:pPr>
            <w:r>
              <w:rPr>
                <w:b/>
                <w:lang w:val="en-GB"/>
              </w:rPr>
              <w:t>OBLIGATORIO</w:t>
            </w:r>
          </w:p>
        </w:tc>
      </w:tr>
      <w:tr w:rsidR="00807EE9" w14:paraId="024A0836" w14:textId="77777777">
        <w:trPr>
          <w:trHeight w:val="137"/>
        </w:trPr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0693FF" w14:textId="77777777" w:rsidR="00807EE9" w:rsidRDefault="007F2CEE">
            <w:pPr>
              <w:pStyle w:val="Standard"/>
              <w:rPr>
                <w:b/>
                <w:lang w:val="en-GB"/>
              </w:rPr>
            </w:pPr>
            <w:r>
              <w:rPr>
                <w:b/>
                <w:lang w:val="en-GB"/>
              </w:rPr>
              <w:t>Descripción:</w:t>
            </w:r>
          </w:p>
        </w:tc>
        <w:tc>
          <w:tcPr>
            <w:tcW w:w="7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6859CF" w14:textId="77777777" w:rsidR="00807EE9" w:rsidRDefault="007F2CEE">
            <w:pPr>
              <w:pStyle w:val="Standard"/>
              <w:snapToGrid w:val="0"/>
              <w:rPr>
                <w:sz w:val="32"/>
                <w:szCs w:val="32"/>
                <w:lang w:val="es-EC"/>
              </w:rPr>
            </w:pPr>
            <w:r>
              <w:rPr>
                <w:b/>
                <w:lang w:val="en-GB"/>
              </w:rPr>
              <w:t>Gestionar Pago</w:t>
            </w:r>
          </w:p>
        </w:tc>
      </w:tr>
      <w:tr w:rsidR="00807EE9" w14:paraId="76220168" w14:textId="77777777">
        <w:trPr>
          <w:trHeight w:val="317"/>
        </w:trPr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29A0F5" w14:textId="77777777" w:rsidR="00807EE9" w:rsidRDefault="00807EE9">
            <w:pPr>
              <w:pStyle w:val="Standard"/>
              <w:snapToGrid w:val="0"/>
              <w:rPr>
                <w:lang w:val="en-GB"/>
              </w:rPr>
            </w:pPr>
          </w:p>
        </w:tc>
        <w:tc>
          <w:tcPr>
            <w:tcW w:w="7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10D0B0" w14:textId="77777777" w:rsidR="00807EE9" w:rsidRPr="00E008AF" w:rsidRDefault="007F2CEE">
            <w:pPr>
              <w:pStyle w:val="Standard"/>
              <w:snapToGrid w:val="0"/>
              <w:rPr>
                <w:lang w:val="es-EC"/>
                <w:rPrChange w:id="276" w:author="pablo calderon" w:date="2021-01-18T17:57:00Z">
                  <w:rPr>
                    <w:lang w:val="en-GB"/>
                  </w:rPr>
                </w:rPrChange>
              </w:rPr>
            </w:pPr>
            <w:r w:rsidRPr="00E008AF">
              <w:rPr>
                <w:lang w:val="es-EC"/>
                <w:rPrChange w:id="277" w:author="pablo calderon" w:date="2021-01-18T17:57:00Z">
                  <w:rPr>
                    <w:lang w:val="en-GB"/>
                  </w:rPr>
                </w:rPrChange>
              </w:rPr>
              <w:t xml:space="preserve">Ṕara la creación de un pago se debe considerar los </w:t>
            </w:r>
            <w:r w:rsidRPr="00E008AF">
              <w:rPr>
                <w:lang w:val="es-EC"/>
                <w:rPrChange w:id="278" w:author="pablo calderon" w:date="2021-01-18T17:57:00Z">
                  <w:rPr>
                    <w:lang w:val="en-GB"/>
                  </w:rPr>
                </w:rPrChange>
              </w:rPr>
              <w:t>siguientes datos:</w:t>
            </w:r>
          </w:p>
          <w:p w14:paraId="2D22E042" w14:textId="77777777" w:rsidR="00807EE9" w:rsidRPr="00E008AF" w:rsidRDefault="00807EE9">
            <w:pPr>
              <w:pStyle w:val="Standard"/>
              <w:snapToGrid w:val="0"/>
              <w:rPr>
                <w:lang w:val="es-EC"/>
                <w:rPrChange w:id="279" w:author="pablo calderon" w:date="2021-01-18T17:57:00Z">
                  <w:rPr>
                    <w:lang w:val="en-GB"/>
                  </w:rPr>
                </w:rPrChange>
              </w:rPr>
            </w:pPr>
          </w:p>
          <w:tbl>
            <w:tblPr>
              <w:tblW w:w="7004" w:type="dxa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000" w:firstRow="0" w:lastRow="0" w:firstColumn="0" w:lastColumn="0" w:noHBand="0" w:noVBand="0"/>
            </w:tblPr>
            <w:tblGrid>
              <w:gridCol w:w="1530"/>
              <w:gridCol w:w="2070"/>
              <w:gridCol w:w="3404"/>
            </w:tblGrid>
            <w:tr w:rsidR="00807EE9" w:rsidRPr="00E008AF" w14:paraId="0512CE11" w14:textId="77777777">
              <w:tc>
                <w:tcPr>
                  <w:tcW w:w="153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2E02023E" w14:textId="77777777" w:rsidR="00807EE9" w:rsidRDefault="007F2CEE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Campo</w:t>
                  </w:r>
                </w:p>
              </w:tc>
              <w:tc>
                <w:tcPr>
                  <w:tcW w:w="207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1E1CDC31" w14:textId="77777777" w:rsidR="00807EE9" w:rsidRDefault="007F2CEE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Tipo de Dato</w:t>
                  </w:r>
                </w:p>
              </w:tc>
              <w:tc>
                <w:tcPr>
                  <w:tcW w:w="340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54380B35" w14:textId="77777777" w:rsidR="00807EE9" w:rsidRDefault="007F2CEE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Observaciones</w:t>
                  </w:r>
                </w:p>
              </w:tc>
            </w:tr>
            <w:tr w:rsidR="00807EE9" w:rsidRPr="00E008AF" w14:paraId="42478AD9" w14:textId="77777777">
              <w:tc>
                <w:tcPr>
                  <w:tcW w:w="153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3D782589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>Método_Pago</w:t>
                  </w:r>
                </w:p>
              </w:tc>
              <w:tc>
                <w:tcPr>
                  <w:tcW w:w="207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4544DDEC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>VARCHAR(50)</w:t>
                  </w:r>
                </w:p>
              </w:tc>
              <w:tc>
                <w:tcPr>
                  <w:tcW w:w="3404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7E0288D0" w14:textId="77777777" w:rsidR="00807EE9" w:rsidRDefault="00807EE9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</w:p>
              </w:tc>
            </w:tr>
            <w:tr w:rsidR="00807EE9" w:rsidRPr="00E008AF" w14:paraId="2EF3B0CE" w14:textId="77777777">
              <w:tc>
                <w:tcPr>
                  <w:tcW w:w="153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4DA68744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>Cantidad</w:t>
                  </w:r>
                </w:p>
              </w:tc>
              <w:tc>
                <w:tcPr>
                  <w:tcW w:w="207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08A00CC7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>VARCHAR(50)</w:t>
                  </w:r>
                </w:p>
              </w:tc>
              <w:tc>
                <w:tcPr>
                  <w:tcW w:w="3404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7F16F64C" w14:textId="77777777" w:rsidR="00807EE9" w:rsidRDefault="00807EE9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</w:p>
              </w:tc>
            </w:tr>
          </w:tbl>
          <w:p w14:paraId="55D29797" w14:textId="77777777" w:rsidR="00807EE9" w:rsidRPr="00E008AF" w:rsidRDefault="00807EE9">
            <w:pPr>
              <w:pStyle w:val="Standard"/>
              <w:snapToGrid w:val="0"/>
              <w:rPr>
                <w:lang w:val="es-EC"/>
                <w:rPrChange w:id="280" w:author="pablo calderon" w:date="2021-01-18T17:57:00Z">
                  <w:rPr>
                    <w:lang w:val="en-GB"/>
                  </w:rPr>
                </w:rPrChange>
              </w:rPr>
            </w:pPr>
          </w:p>
          <w:p w14:paraId="0B0E6402" w14:textId="77777777" w:rsidR="00807EE9" w:rsidRPr="00E008AF" w:rsidRDefault="007F2CEE">
            <w:pPr>
              <w:pStyle w:val="Standard"/>
              <w:snapToGrid w:val="0"/>
              <w:rPr>
                <w:lang w:val="es-EC"/>
                <w:rPrChange w:id="281" w:author="pablo calderon" w:date="2021-01-18T17:57:00Z">
                  <w:rPr>
                    <w:lang w:val="en-GB"/>
                  </w:rPr>
                </w:rPrChange>
              </w:rPr>
            </w:pPr>
            <w:r w:rsidRPr="00E008AF">
              <w:rPr>
                <w:lang w:val="es-EC"/>
                <w:rPrChange w:id="282" w:author="pablo calderon" w:date="2021-01-18T17:57:00Z">
                  <w:rPr>
                    <w:lang w:val="en-GB"/>
                  </w:rPr>
                </w:rPrChange>
              </w:rPr>
              <w:t>Los mismos datos con respecto a la actualización.</w:t>
            </w:r>
          </w:p>
          <w:p w14:paraId="421F66A3" w14:textId="77777777" w:rsidR="00807EE9" w:rsidRPr="00E008AF" w:rsidRDefault="00807EE9">
            <w:pPr>
              <w:pStyle w:val="Standard"/>
              <w:snapToGrid w:val="0"/>
              <w:rPr>
                <w:lang w:val="es-EC"/>
                <w:rPrChange w:id="283" w:author="pablo calderon" w:date="2021-01-18T17:57:00Z">
                  <w:rPr>
                    <w:lang w:val="en-GB"/>
                  </w:rPr>
                </w:rPrChange>
              </w:rPr>
            </w:pPr>
          </w:p>
          <w:p w14:paraId="49B140BF" w14:textId="77777777" w:rsidR="00807EE9" w:rsidRPr="00E008AF" w:rsidRDefault="007F2CEE">
            <w:pPr>
              <w:pStyle w:val="Standard"/>
              <w:snapToGrid w:val="0"/>
              <w:rPr>
                <w:lang w:val="es-EC"/>
                <w:rPrChange w:id="284" w:author="pablo calderon" w:date="2021-01-18T17:57:00Z">
                  <w:rPr>
                    <w:lang w:val="en-GB"/>
                  </w:rPr>
                </w:rPrChange>
              </w:rPr>
            </w:pPr>
            <w:r w:rsidRPr="00E008AF">
              <w:rPr>
                <w:lang w:val="es-EC"/>
                <w:rPrChange w:id="285" w:author="pablo calderon" w:date="2021-01-18T17:57:00Z">
                  <w:rPr>
                    <w:lang w:val="en-GB"/>
                  </w:rPr>
                </w:rPrChange>
              </w:rPr>
              <w:t>Para la eliminación, será de manera lógica.</w:t>
            </w:r>
          </w:p>
          <w:p w14:paraId="300DCECE" w14:textId="77777777" w:rsidR="00807EE9" w:rsidRPr="00E008AF" w:rsidRDefault="00807EE9">
            <w:pPr>
              <w:pStyle w:val="Standard"/>
              <w:snapToGrid w:val="0"/>
              <w:rPr>
                <w:lang w:val="es-EC"/>
                <w:rPrChange w:id="286" w:author="pablo calderon" w:date="2021-01-18T17:57:00Z">
                  <w:rPr>
                    <w:lang w:val="en-GB"/>
                  </w:rPr>
                </w:rPrChange>
              </w:rPr>
            </w:pPr>
          </w:p>
          <w:tbl>
            <w:tblPr>
              <w:tblW w:w="7004" w:type="dxa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000" w:firstRow="0" w:lastRow="0" w:firstColumn="0" w:lastColumn="0" w:noHBand="0" w:noVBand="0"/>
            </w:tblPr>
            <w:tblGrid>
              <w:gridCol w:w="1530"/>
              <w:gridCol w:w="2070"/>
              <w:gridCol w:w="3404"/>
            </w:tblGrid>
            <w:tr w:rsidR="00807EE9" w14:paraId="0A412753" w14:textId="77777777">
              <w:tc>
                <w:tcPr>
                  <w:tcW w:w="153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1CC39280" w14:textId="77777777" w:rsidR="00807EE9" w:rsidRDefault="007F2CEE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Campo</w:t>
                  </w:r>
                </w:p>
              </w:tc>
              <w:tc>
                <w:tcPr>
                  <w:tcW w:w="207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15D7EDED" w14:textId="77777777" w:rsidR="00807EE9" w:rsidRDefault="007F2CEE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Tipo de Dato</w:t>
                  </w:r>
                </w:p>
              </w:tc>
              <w:tc>
                <w:tcPr>
                  <w:tcW w:w="340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17CF6422" w14:textId="77777777" w:rsidR="00807EE9" w:rsidRDefault="007F2CEE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Observaciones</w:t>
                  </w:r>
                </w:p>
              </w:tc>
            </w:tr>
            <w:tr w:rsidR="00807EE9" w14:paraId="0EA1C338" w14:textId="77777777">
              <w:tc>
                <w:tcPr>
                  <w:tcW w:w="153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008E4CC2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>estado</w:t>
                  </w:r>
                </w:p>
              </w:tc>
              <w:tc>
                <w:tcPr>
                  <w:tcW w:w="207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6E236B64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>CHAR(1)</w:t>
                  </w:r>
                </w:p>
              </w:tc>
              <w:tc>
                <w:tcPr>
                  <w:tcW w:w="3404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5FDBCF04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>ACTIVO (A), INACTIVO (I).</w:t>
                  </w:r>
                </w:p>
              </w:tc>
            </w:tr>
          </w:tbl>
          <w:p w14:paraId="6ECAEAFF" w14:textId="77777777" w:rsidR="00807EE9" w:rsidRDefault="00807EE9">
            <w:pPr>
              <w:pStyle w:val="Standard"/>
              <w:snapToGrid w:val="0"/>
              <w:rPr>
                <w:lang w:val="en-GB"/>
              </w:rPr>
            </w:pPr>
          </w:p>
          <w:p w14:paraId="79A6268E" w14:textId="77777777" w:rsidR="00807EE9" w:rsidRDefault="00807EE9">
            <w:pPr>
              <w:pStyle w:val="Standard"/>
              <w:snapToGrid w:val="0"/>
              <w:rPr>
                <w:lang w:val="en-GB"/>
              </w:rPr>
            </w:pPr>
          </w:p>
        </w:tc>
      </w:tr>
    </w:tbl>
    <w:p w14:paraId="119CDB4F" w14:textId="77777777" w:rsidR="00807EE9" w:rsidRDefault="00807EE9">
      <w:pPr>
        <w:pStyle w:val="Standard"/>
        <w:ind w:left="360"/>
        <w:rPr>
          <w:lang w:val="en-GB"/>
        </w:rPr>
      </w:pPr>
    </w:p>
    <w:p w14:paraId="49962829" w14:textId="77777777" w:rsidR="00807EE9" w:rsidRDefault="00807EE9">
      <w:pPr>
        <w:pStyle w:val="Standard"/>
        <w:ind w:left="360"/>
        <w:rPr>
          <w:lang w:val="en-GB"/>
        </w:rPr>
      </w:pPr>
    </w:p>
    <w:p w14:paraId="208F8B28" w14:textId="77777777" w:rsidR="00807EE9" w:rsidRDefault="00807EE9">
      <w:pPr>
        <w:pStyle w:val="Standard"/>
        <w:ind w:left="360"/>
        <w:rPr>
          <w:lang w:val="en-GB"/>
        </w:rPr>
      </w:pPr>
    </w:p>
    <w:tbl>
      <w:tblPr>
        <w:tblW w:w="8730" w:type="dxa"/>
        <w:tblInd w:w="-113" w:type="dxa"/>
        <w:tblLook w:val="0000" w:firstRow="0" w:lastRow="0" w:firstColumn="0" w:lastColumn="0" w:noHBand="0" w:noVBand="0"/>
      </w:tblPr>
      <w:tblGrid>
        <w:gridCol w:w="1510"/>
        <w:gridCol w:w="3217"/>
        <w:gridCol w:w="1641"/>
        <w:gridCol w:w="2368"/>
      </w:tblGrid>
      <w:tr w:rsidR="00807EE9" w14:paraId="688A0C66" w14:textId="77777777"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3DDA4457" w14:textId="77777777" w:rsidR="00807EE9" w:rsidRDefault="007F2CEE">
            <w:pPr>
              <w:pStyle w:val="Standard"/>
              <w:rPr>
                <w:b/>
                <w:lang w:val="en-GB"/>
              </w:rPr>
            </w:pPr>
            <w:r>
              <w:rPr>
                <w:b/>
                <w:lang w:val="en-GB"/>
              </w:rPr>
              <w:t>ID: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97C8A07" w14:textId="0D6A1752" w:rsidR="00807EE9" w:rsidRDefault="007F2CEE">
            <w:pPr>
              <w:pStyle w:val="Standard"/>
              <w:snapToGrid w:val="0"/>
              <w:rPr>
                <w:sz w:val="32"/>
                <w:szCs w:val="32"/>
                <w:lang w:val="es-EC"/>
              </w:rPr>
            </w:pPr>
            <w:r>
              <w:rPr>
                <w:b/>
                <w:lang w:val="en-GB"/>
              </w:rPr>
              <w:t>HOPARK-RF -0</w:t>
            </w:r>
            <w:ins w:id="287" w:author="pablo calderon" w:date="2021-01-18T18:13:00Z">
              <w:r w:rsidR="00E008AF">
                <w:rPr>
                  <w:b/>
                  <w:lang w:val="en-GB"/>
                </w:rPr>
                <w:t>8</w:t>
              </w:r>
            </w:ins>
            <w:del w:id="288" w:author="pablo calderon" w:date="2021-01-18T18:13:00Z">
              <w:r w:rsidDel="00E008AF">
                <w:rPr>
                  <w:b/>
                  <w:lang w:val="en-GB"/>
                </w:rPr>
                <w:delText>7</w:delText>
              </w:r>
            </w:del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39C8393C" w14:textId="77777777" w:rsidR="00807EE9" w:rsidRDefault="007F2CEE">
            <w:pPr>
              <w:pStyle w:val="Standard"/>
              <w:rPr>
                <w:b/>
                <w:lang w:val="en-GB"/>
              </w:rPr>
            </w:pPr>
            <w:r>
              <w:rPr>
                <w:b/>
                <w:lang w:val="en-GB"/>
              </w:rPr>
              <w:t>Relación: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489507" w14:textId="77777777" w:rsidR="00807EE9" w:rsidRDefault="007F2CEE">
            <w:pPr>
              <w:pStyle w:val="Standard"/>
              <w:snapToGrid w:val="0"/>
              <w:rPr>
                <w:b/>
                <w:lang w:val="en-GB"/>
              </w:rPr>
            </w:pPr>
            <w:r>
              <w:rPr>
                <w:b/>
                <w:lang w:val="en-GB"/>
              </w:rPr>
              <w:t>HOPARK-004</w:t>
            </w:r>
          </w:p>
        </w:tc>
      </w:tr>
      <w:tr w:rsidR="00807EE9" w14:paraId="4162EE1A" w14:textId="77777777"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130AA39D" w14:textId="77777777" w:rsidR="00807EE9" w:rsidRDefault="007F2CEE">
            <w:pPr>
              <w:pStyle w:val="Standard"/>
              <w:rPr>
                <w:b/>
                <w:lang w:val="en-GB"/>
              </w:rPr>
            </w:pPr>
            <w:r>
              <w:rPr>
                <w:b/>
                <w:lang w:val="en-GB"/>
              </w:rPr>
              <w:t>Prioridad</w:t>
            </w:r>
          </w:p>
        </w:tc>
        <w:tc>
          <w:tcPr>
            <w:tcW w:w="7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33697F" w14:textId="77777777" w:rsidR="00807EE9" w:rsidRDefault="007F2CEE">
            <w:pPr>
              <w:pStyle w:val="Standard"/>
              <w:snapToGrid w:val="0"/>
              <w:rPr>
                <w:b/>
                <w:lang w:val="en-GB"/>
              </w:rPr>
            </w:pPr>
            <w:r>
              <w:rPr>
                <w:b/>
                <w:lang w:val="en-GB"/>
              </w:rPr>
              <w:t>OBLIGATORIO</w:t>
            </w:r>
          </w:p>
        </w:tc>
      </w:tr>
      <w:tr w:rsidR="00807EE9" w14:paraId="2BA5AB2B" w14:textId="77777777">
        <w:trPr>
          <w:trHeight w:val="137"/>
        </w:trPr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B55216F" w14:textId="77777777" w:rsidR="00807EE9" w:rsidRDefault="007F2CEE">
            <w:pPr>
              <w:pStyle w:val="Standard"/>
              <w:rPr>
                <w:b/>
                <w:lang w:val="en-GB"/>
              </w:rPr>
            </w:pPr>
            <w:r>
              <w:rPr>
                <w:b/>
                <w:lang w:val="en-GB"/>
              </w:rPr>
              <w:t>Descripción:</w:t>
            </w:r>
          </w:p>
        </w:tc>
        <w:tc>
          <w:tcPr>
            <w:tcW w:w="7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F04576" w14:textId="77777777" w:rsidR="00807EE9" w:rsidRDefault="007F2CEE">
            <w:pPr>
              <w:pStyle w:val="Standard"/>
              <w:snapToGrid w:val="0"/>
              <w:rPr>
                <w:sz w:val="32"/>
                <w:szCs w:val="32"/>
                <w:lang w:val="es-EC"/>
              </w:rPr>
            </w:pPr>
            <w:r>
              <w:rPr>
                <w:b/>
                <w:lang w:val="en-GB"/>
              </w:rPr>
              <w:t>Gestionar Recarga</w:t>
            </w:r>
          </w:p>
        </w:tc>
      </w:tr>
      <w:tr w:rsidR="00807EE9" w14:paraId="4C051EF0" w14:textId="77777777">
        <w:trPr>
          <w:trHeight w:val="317"/>
        </w:trPr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A4484C" w14:textId="77777777" w:rsidR="00807EE9" w:rsidRDefault="00807EE9">
            <w:pPr>
              <w:pStyle w:val="Standard"/>
              <w:snapToGrid w:val="0"/>
              <w:rPr>
                <w:lang w:val="en-GB"/>
              </w:rPr>
            </w:pPr>
          </w:p>
        </w:tc>
        <w:tc>
          <w:tcPr>
            <w:tcW w:w="7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763D82" w14:textId="77777777" w:rsidR="00807EE9" w:rsidRPr="00E008AF" w:rsidRDefault="007F2CEE">
            <w:pPr>
              <w:pStyle w:val="Standard"/>
              <w:snapToGrid w:val="0"/>
              <w:rPr>
                <w:lang w:val="es-EC"/>
                <w:rPrChange w:id="289" w:author="pablo calderon" w:date="2021-01-18T17:57:00Z">
                  <w:rPr>
                    <w:lang w:val="en-GB"/>
                  </w:rPr>
                </w:rPrChange>
              </w:rPr>
            </w:pPr>
            <w:r w:rsidRPr="00E008AF">
              <w:rPr>
                <w:lang w:val="es-EC"/>
                <w:rPrChange w:id="290" w:author="pablo calderon" w:date="2021-01-18T17:57:00Z">
                  <w:rPr>
                    <w:lang w:val="en-GB"/>
                  </w:rPr>
                </w:rPrChange>
              </w:rPr>
              <w:t>Ṕara la creación de un pago se debe considerar los siguientes datos:</w:t>
            </w:r>
          </w:p>
          <w:p w14:paraId="3D22A361" w14:textId="77777777" w:rsidR="00807EE9" w:rsidRPr="00E008AF" w:rsidRDefault="00807EE9">
            <w:pPr>
              <w:pStyle w:val="Standard"/>
              <w:snapToGrid w:val="0"/>
              <w:rPr>
                <w:lang w:val="es-EC"/>
                <w:rPrChange w:id="291" w:author="pablo calderon" w:date="2021-01-18T17:57:00Z">
                  <w:rPr>
                    <w:lang w:val="en-GB"/>
                  </w:rPr>
                </w:rPrChange>
              </w:rPr>
            </w:pPr>
          </w:p>
          <w:tbl>
            <w:tblPr>
              <w:tblW w:w="7004" w:type="dxa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000" w:firstRow="0" w:lastRow="0" w:firstColumn="0" w:lastColumn="0" w:noHBand="0" w:noVBand="0"/>
            </w:tblPr>
            <w:tblGrid>
              <w:gridCol w:w="1530"/>
              <w:gridCol w:w="2070"/>
              <w:gridCol w:w="3404"/>
            </w:tblGrid>
            <w:tr w:rsidR="00807EE9" w:rsidRPr="00E008AF" w14:paraId="3505578A" w14:textId="77777777">
              <w:tc>
                <w:tcPr>
                  <w:tcW w:w="153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74E2A384" w14:textId="77777777" w:rsidR="00807EE9" w:rsidRDefault="007F2CEE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Campo</w:t>
                  </w:r>
                </w:p>
              </w:tc>
              <w:tc>
                <w:tcPr>
                  <w:tcW w:w="207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35A7F2A5" w14:textId="77777777" w:rsidR="00807EE9" w:rsidRDefault="007F2CEE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Tipo de Dato</w:t>
                  </w:r>
                </w:p>
              </w:tc>
              <w:tc>
                <w:tcPr>
                  <w:tcW w:w="340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071468CE" w14:textId="77777777" w:rsidR="00807EE9" w:rsidRDefault="007F2CEE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Observaciones</w:t>
                  </w:r>
                </w:p>
              </w:tc>
            </w:tr>
            <w:tr w:rsidR="00807EE9" w:rsidRPr="00E008AF" w14:paraId="0DCA1970" w14:textId="77777777">
              <w:tc>
                <w:tcPr>
                  <w:tcW w:w="153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28FC2585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>Método_Pago</w:t>
                  </w:r>
                </w:p>
              </w:tc>
              <w:tc>
                <w:tcPr>
                  <w:tcW w:w="207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6C3837BB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>VARCHAR(50)</w:t>
                  </w:r>
                </w:p>
              </w:tc>
              <w:tc>
                <w:tcPr>
                  <w:tcW w:w="3404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43BEE7A9" w14:textId="77777777" w:rsidR="00807EE9" w:rsidRDefault="00807EE9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</w:p>
              </w:tc>
            </w:tr>
            <w:tr w:rsidR="00807EE9" w:rsidRPr="00E008AF" w14:paraId="619FB196" w14:textId="77777777">
              <w:tc>
                <w:tcPr>
                  <w:tcW w:w="153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1D3E8567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>Cantidad</w:t>
                  </w:r>
                </w:p>
              </w:tc>
              <w:tc>
                <w:tcPr>
                  <w:tcW w:w="207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02907E3D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>VARCHAR(50)</w:t>
                  </w:r>
                </w:p>
              </w:tc>
              <w:tc>
                <w:tcPr>
                  <w:tcW w:w="3404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7C479803" w14:textId="77777777" w:rsidR="00807EE9" w:rsidRDefault="00807EE9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</w:p>
              </w:tc>
            </w:tr>
          </w:tbl>
          <w:p w14:paraId="466CBA0F" w14:textId="77777777" w:rsidR="00807EE9" w:rsidRPr="00E008AF" w:rsidRDefault="00807EE9">
            <w:pPr>
              <w:pStyle w:val="Standard"/>
              <w:snapToGrid w:val="0"/>
              <w:rPr>
                <w:lang w:val="es-EC"/>
                <w:rPrChange w:id="292" w:author="pablo calderon" w:date="2021-01-18T17:57:00Z">
                  <w:rPr>
                    <w:lang w:val="en-GB"/>
                  </w:rPr>
                </w:rPrChange>
              </w:rPr>
            </w:pPr>
          </w:p>
          <w:p w14:paraId="542AA0DF" w14:textId="77777777" w:rsidR="00807EE9" w:rsidRPr="00E008AF" w:rsidRDefault="007F2CEE">
            <w:pPr>
              <w:pStyle w:val="Standard"/>
              <w:snapToGrid w:val="0"/>
              <w:rPr>
                <w:lang w:val="es-EC"/>
                <w:rPrChange w:id="293" w:author="pablo calderon" w:date="2021-01-18T17:57:00Z">
                  <w:rPr>
                    <w:lang w:val="en-GB"/>
                  </w:rPr>
                </w:rPrChange>
              </w:rPr>
            </w:pPr>
            <w:r w:rsidRPr="00E008AF">
              <w:rPr>
                <w:lang w:val="es-EC"/>
                <w:rPrChange w:id="294" w:author="pablo calderon" w:date="2021-01-18T17:57:00Z">
                  <w:rPr>
                    <w:lang w:val="en-GB"/>
                  </w:rPr>
                </w:rPrChange>
              </w:rPr>
              <w:t>Los mismos datos con respecto a la actualización.</w:t>
            </w:r>
          </w:p>
          <w:p w14:paraId="026A7989" w14:textId="77777777" w:rsidR="00807EE9" w:rsidRPr="00E008AF" w:rsidRDefault="00807EE9">
            <w:pPr>
              <w:pStyle w:val="Standard"/>
              <w:snapToGrid w:val="0"/>
              <w:rPr>
                <w:lang w:val="es-EC"/>
                <w:rPrChange w:id="295" w:author="pablo calderon" w:date="2021-01-18T17:57:00Z">
                  <w:rPr>
                    <w:lang w:val="en-GB"/>
                  </w:rPr>
                </w:rPrChange>
              </w:rPr>
            </w:pPr>
          </w:p>
          <w:p w14:paraId="49C52D2C" w14:textId="77777777" w:rsidR="00807EE9" w:rsidRPr="00E008AF" w:rsidRDefault="007F2CEE">
            <w:pPr>
              <w:pStyle w:val="Standard"/>
              <w:snapToGrid w:val="0"/>
              <w:rPr>
                <w:lang w:val="es-EC"/>
                <w:rPrChange w:id="296" w:author="pablo calderon" w:date="2021-01-18T17:57:00Z">
                  <w:rPr>
                    <w:lang w:val="en-GB"/>
                  </w:rPr>
                </w:rPrChange>
              </w:rPr>
            </w:pPr>
            <w:r w:rsidRPr="00E008AF">
              <w:rPr>
                <w:lang w:val="es-EC"/>
                <w:rPrChange w:id="297" w:author="pablo calderon" w:date="2021-01-18T17:57:00Z">
                  <w:rPr>
                    <w:lang w:val="en-GB"/>
                  </w:rPr>
                </w:rPrChange>
              </w:rPr>
              <w:t>Para la eliminación, será de manera lógica.</w:t>
            </w:r>
          </w:p>
          <w:p w14:paraId="2C62D7DD" w14:textId="77777777" w:rsidR="00807EE9" w:rsidRPr="00E008AF" w:rsidRDefault="00807EE9">
            <w:pPr>
              <w:pStyle w:val="Standard"/>
              <w:snapToGrid w:val="0"/>
              <w:rPr>
                <w:lang w:val="es-EC"/>
                <w:rPrChange w:id="298" w:author="pablo calderon" w:date="2021-01-18T17:57:00Z">
                  <w:rPr>
                    <w:lang w:val="en-GB"/>
                  </w:rPr>
                </w:rPrChange>
              </w:rPr>
            </w:pPr>
          </w:p>
          <w:tbl>
            <w:tblPr>
              <w:tblW w:w="7004" w:type="dxa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000" w:firstRow="0" w:lastRow="0" w:firstColumn="0" w:lastColumn="0" w:noHBand="0" w:noVBand="0"/>
            </w:tblPr>
            <w:tblGrid>
              <w:gridCol w:w="1530"/>
              <w:gridCol w:w="2070"/>
              <w:gridCol w:w="3404"/>
            </w:tblGrid>
            <w:tr w:rsidR="00807EE9" w14:paraId="1E4D5A6B" w14:textId="77777777">
              <w:tc>
                <w:tcPr>
                  <w:tcW w:w="153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670012D3" w14:textId="77777777" w:rsidR="00807EE9" w:rsidRDefault="007F2CEE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lastRenderedPageBreak/>
                    <w:t>Campo</w:t>
                  </w:r>
                </w:p>
              </w:tc>
              <w:tc>
                <w:tcPr>
                  <w:tcW w:w="207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08DF04D1" w14:textId="77777777" w:rsidR="00807EE9" w:rsidRDefault="007F2CEE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Tipo de Dato</w:t>
                  </w:r>
                </w:p>
              </w:tc>
              <w:tc>
                <w:tcPr>
                  <w:tcW w:w="340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6EC8896F" w14:textId="77777777" w:rsidR="00807EE9" w:rsidRDefault="007F2CEE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Observaciones</w:t>
                  </w:r>
                </w:p>
              </w:tc>
            </w:tr>
            <w:tr w:rsidR="00807EE9" w14:paraId="5699EB56" w14:textId="77777777">
              <w:tc>
                <w:tcPr>
                  <w:tcW w:w="153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18926E59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>estado</w:t>
                  </w:r>
                </w:p>
              </w:tc>
              <w:tc>
                <w:tcPr>
                  <w:tcW w:w="207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44A01E01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>CHAR(1)</w:t>
                  </w:r>
                </w:p>
              </w:tc>
              <w:tc>
                <w:tcPr>
                  <w:tcW w:w="3404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4DABE5C1" w14:textId="77777777" w:rsidR="00807EE9" w:rsidRDefault="007F2CEE">
                  <w:pPr>
                    <w:pStyle w:val="TableContents"/>
                    <w:rPr>
                      <w:sz w:val="32"/>
                      <w:szCs w:val="32"/>
                      <w:lang w:val="es-EC"/>
                    </w:rPr>
                  </w:pPr>
                  <w:r>
                    <w:t>ACTIVO (A), INACTIVO (I).</w:t>
                  </w:r>
                </w:p>
              </w:tc>
            </w:tr>
          </w:tbl>
          <w:p w14:paraId="69E6345B" w14:textId="77777777" w:rsidR="00807EE9" w:rsidRDefault="00807EE9">
            <w:pPr>
              <w:pStyle w:val="Standard"/>
              <w:snapToGrid w:val="0"/>
              <w:rPr>
                <w:lang w:val="en-GB"/>
              </w:rPr>
            </w:pPr>
          </w:p>
          <w:p w14:paraId="3F737966" w14:textId="77777777" w:rsidR="00807EE9" w:rsidRDefault="00807EE9">
            <w:pPr>
              <w:pStyle w:val="Standard"/>
              <w:snapToGrid w:val="0"/>
              <w:rPr>
                <w:lang w:val="en-GB"/>
              </w:rPr>
            </w:pPr>
          </w:p>
        </w:tc>
      </w:tr>
    </w:tbl>
    <w:p w14:paraId="7B80B1B4" w14:textId="77777777" w:rsidR="00807EE9" w:rsidRDefault="00807EE9">
      <w:pPr>
        <w:pStyle w:val="Standard"/>
        <w:ind w:left="360"/>
        <w:rPr>
          <w:sz w:val="32"/>
          <w:szCs w:val="32"/>
          <w:lang w:val="es-EC"/>
        </w:rPr>
      </w:pPr>
    </w:p>
    <w:p w14:paraId="132E4266" w14:textId="77777777" w:rsidR="00807EE9" w:rsidRDefault="00807E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val="es-EC" w:eastAsia="es-EC" w:bidi="ar-SA"/>
        </w:rPr>
      </w:pPr>
    </w:p>
    <w:tbl>
      <w:tblPr>
        <w:tblW w:w="8807" w:type="dxa"/>
        <w:tblCellMar>
          <w:left w:w="103" w:type="dxa"/>
        </w:tblCellMar>
        <w:tblLook w:val="0000" w:firstRow="0" w:lastRow="0" w:firstColumn="0" w:lastColumn="0" w:noHBand="0" w:noVBand="0"/>
      </w:tblPr>
      <w:tblGrid>
        <w:gridCol w:w="1616"/>
        <w:gridCol w:w="3537"/>
        <w:gridCol w:w="1344"/>
        <w:gridCol w:w="2310"/>
      </w:tblGrid>
      <w:tr w:rsidR="00807EE9" w14:paraId="3B29F81D" w14:textId="77777777"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70B60E35" w14:textId="77777777" w:rsidR="00807EE9" w:rsidRDefault="007F2CEE">
            <w:pPr>
              <w:widowControl/>
              <w:suppressAutoHyphens w:val="0"/>
              <w:textAlignment w:val="auto"/>
              <w:rPr>
                <w:sz w:val="32"/>
                <w:szCs w:val="32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s-EC" w:eastAsia="es-EC" w:bidi="ar-SA"/>
              </w:rPr>
              <w:t>ID:</w:t>
            </w: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4BE837" w14:textId="3A0D6873" w:rsidR="00807EE9" w:rsidRDefault="007F2CEE">
            <w:pPr>
              <w:widowControl/>
              <w:suppressAutoHyphens w:val="0"/>
              <w:textAlignment w:val="auto"/>
              <w:rPr>
                <w:sz w:val="32"/>
                <w:szCs w:val="32"/>
                <w:lang w:val="es-EC"/>
              </w:rPr>
            </w:pPr>
            <w:r>
              <w:rPr>
                <w:b/>
                <w:lang w:val="en-GB"/>
              </w:rPr>
              <w:t>HOPARK-RF -0</w:t>
            </w:r>
            <w:ins w:id="299" w:author="pablo calderon" w:date="2021-01-18T18:13:00Z">
              <w:r w:rsidR="00E008AF">
                <w:rPr>
                  <w:b/>
                  <w:lang w:val="en-GB"/>
                </w:rPr>
                <w:t>9</w:t>
              </w:r>
            </w:ins>
            <w:del w:id="300" w:author="pablo calderon" w:date="2021-01-18T18:13:00Z">
              <w:r w:rsidDel="00E008AF">
                <w:rPr>
                  <w:b/>
                  <w:lang w:val="en-GB"/>
                </w:rPr>
                <w:delText>8</w:delText>
              </w:r>
            </w:del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2183B41" w14:textId="77777777" w:rsidR="00807EE9" w:rsidRDefault="007F2CEE">
            <w:pPr>
              <w:widowControl/>
              <w:suppressAutoHyphens w:val="0"/>
              <w:textAlignment w:val="auto"/>
              <w:rPr>
                <w:sz w:val="32"/>
                <w:szCs w:val="32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s-EC" w:eastAsia="es-EC" w:bidi="ar-SA"/>
              </w:rPr>
              <w:t>Relación: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A60C12" w14:textId="77777777" w:rsidR="00807EE9" w:rsidRDefault="007F2CEE">
            <w:pPr>
              <w:widowControl/>
              <w:suppressAutoHyphens w:val="0"/>
              <w:textAlignment w:val="auto"/>
              <w:rPr>
                <w:sz w:val="32"/>
                <w:szCs w:val="32"/>
                <w:lang w:val="es-EC"/>
              </w:rPr>
            </w:pPr>
            <w:r>
              <w:rPr>
                <w:b/>
                <w:lang w:val="en-GB"/>
              </w:rPr>
              <w:t>HOPARK-006</w:t>
            </w:r>
          </w:p>
        </w:tc>
      </w:tr>
      <w:tr w:rsidR="00807EE9" w14:paraId="04175814" w14:textId="77777777"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42047C0" w14:textId="77777777" w:rsidR="00807EE9" w:rsidRDefault="007F2CEE">
            <w:pPr>
              <w:widowControl/>
              <w:suppressAutoHyphens w:val="0"/>
              <w:textAlignment w:val="auto"/>
              <w:rPr>
                <w:sz w:val="32"/>
                <w:szCs w:val="32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s-EC" w:eastAsia="es-EC" w:bidi="ar-SA"/>
              </w:rPr>
              <w:t>Prioridad</w:t>
            </w:r>
          </w:p>
        </w:tc>
        <w:tc>
          <w:tcPr>
            <w:tcW w:w="71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6D7B12" w14:textId="77777777" w:rsidR="00807EE9" w:rsidRDefault="007F2CEE">
            <w:pPr>
              <w:widowControl/>
              <w:suppressAutoHyphens w:val="0"/>
              <w:textAlignment w:val="auto"/>
              <w:rPr>
                <w:sz w:val="32"/>
                <w:szCs w:val="32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s-EC" w:eastAsia="es-EC" w:bidi="ar-SA"/>
              </w:rPr>
              <w:t>OBLIGATORIO</w:t>
            </w:r>
          </w:p>
        </w:tc>
      </w:tr>
      <w:tr w:rsidR="00807EE9" w14:paraId="59B0FDEF" w14:textId="77777777">
        <w:trPr>
          <w:trHeight w:val="137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9AB888" w14:textId="77777777" w:rsidR="00807EE9" w:rsidRDefault="007F2CEE">
            <w:pPr>
              <w:widowControl/>
              <w:suppressAutoHyphens w:val="0"/>
              <w:textAlignment w:val="auto"/>
              <w:rPr>
                <w:sz w:val="32"/>
                <w:szCs w:val="32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s-EC" w:eastAsia="es-EC" w:bidi="ar-SA"/>
              </w:rPr>
              <w:t>Descripción:</w:t>
            </w:r>
          </w:p>
        </w:tc>
        <w:tc>
          <w:tcPr>
            <w:tcW w:w="71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A5F4E6" w14:textId="77777777" w:rsidR="00807EE9" w:rsidRDefault="007F2CEE">
            <w:pPr>
              <w:widowControl/>
              <w:suppressAutoHyphens w:val="0"/>
              <w:textAlignment w:val="auto"/>
              <w:rPr>
                <w:sz w:val="32"/>
                <w:szCs w:val="32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s-EC" w:eastAsia="es-EC" w:bidi="ar-SA"/>
              </w:rPr>
              <w:t>Gestión de Parqueo Favorito</w:t>
            </w:r>
          </w:p>
        </w:tc>
      </w:tr>
      <w:tr w:rsidR="00807EE9" w14:paraId="5EFCCE05" w14:textId="77777777">
        <w:trPr>
          <w:trHeight w:val="317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0AA69E" w14:textId="77777777" w:rsidR="00807EE9" w:rsidRDefault="00807EE9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val="es-EC" w:eastAsia="es-EC" w:bidi="ar-SA"/>
              </w:rPr>
            </w:pPr>
          </w:p>
        </w:tc>
        <w:tc>
          <w:tcPr>
            <w:tcW w:w="71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A6F1B7" w14:textId="77777777" w:rsidR="00807EE9" w:rsidRDefault="00807EE9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val="es-EC" w:eastAsia="es-EC" w:bidi="ar-SA"/>
              </w:rPr>
            </w:pPr>
          </w:p>
          <w:p w14:paraId="4C93A5C3" w14:textId="77777777" w:rsidR="00807EE9" w:rsidRDefault="007F2CEE">
            <w:pPr>
              <w:widowControl/>
              <w:suppressAutoHyphens w:val="0"/>
              <w:textAlignment w:val="auto"/>
              <w:rPr>
                <w:sz w:val="32"/>
                <w:szCs w:val="32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 w:bidi="ar-SA"/>
              </w:rPr>
              <w:t>Para agregar y eliminar, será de manera lógica.</w:t>
            </w:r>
          </w:p>
          <w:p w14:paraId="574B1117" w14:textId="77777777" w:rsidR="00807EE9" w:rsidRDefault="00807EE9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val="es-EC" w:eastAsia="es-EC" w:bidi="ar-SA"/>
              </w:rPr>
            </w:pPr>
          </w:p>
          <w:tbl>
            <w:tblPr>
              <w:tblW w:w="6903" w:type="dxa"/>
              <w:tblCellMar>
                <w:top w:w="55" w:type="dxa"/>
                <w:left w:w="52" w:type="dxa"/>
                <w:bottom w:w="55" w:type="dxa"/>
                <w:right w:w="55" w:type="dxa"/>
              </w:tblCellMar>
              <w:tblLook w:val="0000" w:firstRow="0" w:lastRow="0" w:firstColumn="0" w:lastColumn="0" w:noHBand="0" w:noVBand="0"/>
            </w:tblPr>
            <w:tblGrid>
              <w:gridCol w:w="1321"/>
              <w:gridCol w:w="1440"/>
              <w:gridCol w:w="4142"/>
            </w:tblGrid>
            <w:tr w:rsidR="00807EE9" w14:paraId="5243E8CE" w14:textId="77777777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75DB84BB" w14:textId="77777777" w:rsidR="00807EE9" w:rsidRDefault="007F2CEE">
                  <w:pPr>
                    <w:widowControl/>
                    <w:suppressAutoHyphens w:val="0"/>
                    <w:textAlignment w:val="auto"/>
                    <w:rPr>
                      <w:sz w:val="32"/>
                      <w:szCs w:val="32"/>
                      <w:lang w:val="es-EC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val="es-EC" w:eastAsia="es-EC" w:bidi="ar-SA"/>
                    </w:rPr>
                    <w:t>Campo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017FF0ED" w14:textId="77777777" w:rsidR="00807EE9" w:rsidRDefault="007F2CEE">
                  <w:pPr>
                    <w:widowControl/>
                    <w:suppressAutoHyphens w:val="0"/>
                    <w:textAlignment w:val="auto"/>
                    <w:rPr>
                      <w:sz w:val="32"/>
                      <w:szCs w:val="32"/>
                      <w:lang w:val="es-EC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val="es-EC" w:eastAsia="es-EC" w:bidi="ar-SA"/>
                    </w:rPr>
                    <w:t>Tipo de Dato</w:t>
                  </w:r>
                </w:p>
              </w:tc>
              <w:tc>
                <w:tcPr>
                  <w:tcW w:w="41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244A524C" w14:textId="77777777" w:rsidR="00807EE9" w:rsidRDefault="007F2CEE">
                  <w:pPr>
                    <w:widowControl/>
                    <w:suppressAutoHyphens w:val="0"/>
                    <w:textAlignment w:val="auto"/>
                    <w:rPr>
                      <w:sz w:val="32"/>
                      <w:szCs w:val="32"/>
                      <w:lang w:val="es-EC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val="es-EC" w:eastAsia="es-EC" w:bidi="ar-SA"/>
                    </w:rPr>
                    <w:t>Observaciones</w:t>
                  </w:r>
                </w:p>
              </w:tc>
            </w:tr>
            <w:tr w:rsidR="00807EE9" w:rsidRPr="00E008AF" w14:paraId="732ADEBC" w14:textId="77777777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1246F8D9" w14:textId="77777777" w:rsidR="00807EE9" w:rsidRDefault="007F2CEE">
                  <w:pPr>
                    <w:widowControl/>
                    <w:suppressAutoHyphens w:val="0"/>
                    <w:textAlignment w:val="auto"/>
                    <w:rPr>
                      <w:sz w:val="32"/>
                      <w:szCs w:val="32"/>
                      <w:lang w:val="es-EC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val="es-EC" w:eastAsia="es-EC" w:bidi="ar-SA"/>
                    </w:rPr>
                    <w:t>FAVORITO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47C55C12" w14:textId="77777777" w:rsidR="00807EE9" w:rsidRDefault="007F2CEE">
                  <w:pPr>
                    <w:widowControl/>
                    <w:suppressAutoHyphens w:val="0"/>
                    <w:textAlignment w:val="auto"/>
                    <w:rPr>
                      <w:sz w:val="32"/>
                      <w:szCs w:val="32"/>
                      <w:lang w:val="es-EC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val="es-EC" w:eastAsia="es-EC" w:bidi="ar-SA"/>
                    </w:rPr>
                    <w:t>CHAR(1)</w:t>
                  </w:r>
                </w:p>
              </w:tc>
              <w:tc>
                <w:tcPr>
                  <w:tcW w:w="41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796A0410" w14:textId="77777777" w:rsidR="00807EE9" w:rsidRDefault="007F2CEE">
                  <w:pPr>
                    <w:widowControl/>
                    <w:suppressAutoHyphens w:val="0"/>
                    <w:textAlignment w:val="auto"/>
                    <w:rPr>
                      <w:sz w:val="32"/>
                      <w:szCs w:val="32"/>
                      <w:lang w:val="es-EC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val="es-EC" w:eastAsia="es-EC" w:bidi="ar-SA"/>
                    </w:rPr>
                    <w:t>SI FAVORITO (S), NO FAVORITO (N).</w:t>
                  </w:r>
                </w:p>
              </w:tc>
            </w:tr>
          </w:tbl>
          <w:p w14:paraId="4EAFB520" w14:textId="77777777" w:rsidR="00807EE9" w:rsidRDefault="00807EE9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val="es-EC" w:eastAsia="es-EC" w:bidi="ar-SA"/>
              </w:rPr>
            </w:pPr>
          </w:p>
          <w:p w14:paraId="45C47CF1" w14:textId="77777777" w:rsidR="00807EE9" w:rsidRDefault="007F2CEE">
            <w:pPr>
              <w:widowControl/>
              <w:suppressAutoHyphens w:val="0"/>
              <w:textAlignment w:val="auto"/>
              <w:rPr>
                <w:sz w:val="32"/>
                <w:szCs w:val="32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 w:bidi="ar-SA"/>
              </w:rPr>
              <w:t xml:space="preserve">Para la búsqueda del parqueo se debe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 w:bidi="ar-SA"/>
              </w:rPr>
              <w:t>considerar los siguientes datos:</w:t>
            </w:r>
          </w:p>
          <w:p w14:paraId="1DFA0E1B" w14:textId="77777777" w:rsidR="00807EE9" w:rsidRDefault="00807EE9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val="es-EC" w:eastAsia="es-EC" w:bidi="ar-SA"/>
              </w:rPr>
            </w:pPr>
          </w:p>
          <w:tbl>
            <w:tblPr>
              <w:tblW w:w="6301" w:type="dxa"/>
              <w:tblCellMar>
                <w:top w:w="55" w:type="dxa"/>
                <w:left w:w="52" w:type="dxa"/>
                <w:bottom w:w="55" w:type="dxa"/>
                <w:right w:w="55" w:type="dxa"/>
              </w:tblCellMar>
              <w:tblLook w:val="0000" w:firstRow="0" w:lastRow="0" w:firstColumn="0" w:lastColumn="0" w:noHBand="0" w:noVBand="0"/>
            </w:tblPr>
            <w:tblGrid>
              <w:gridCol w:w="1534"/>
              <w:gridCol w:w="1681"/>
              <w:gridCol w:w="3086"/>
            </w:tblGrid>
            <w:tr w:rsidR="00807EE9" w14:paraId="63269D1A" w14:textId="77777777">
              <w:tc>
                <w:tcPr>
                  <w:tcW w:w="15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1CFBF282" w14:textId="77777777" w:rsidR="00807EE9" w:rsidRDefault="007F2CEE">
                  <w:pPr>
                    <w:widowControl/>
                    <w:suppressAutoHyphens w:val="0"/>
                    <w:textAlignment w:val="auto"/>
                    <w:rPr>
                      <w:sz w:val="32"/>
                      <w:szCs w:val="32"/>
                      <w:lang w:val="es-EC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val="es-EC" w:eastAsia="es-EC" w:bidi="ar-SA"/>
                    </w:rPr>
                    <w:t>Campo</w:t>
                  </w:r>
                </w:p>
              </w:tc>
              <w:tc>
                <w:tcPr>
                  <w:tcW w:w="16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089330C2" w14:textId="77777777" w:rsidR="00807EE9" w:rsidRDefault="007F2CEE">
                  <w:pPr>
                    <w:widowControl/>
                    <w:suppressAutoHyphens w:val="0"/>
                    <w:textAlignment w:val="auto"/>
                    <w:rPr>
                      <w:sz w:val="32"/>
                      <w:szCs w:val="32"/>
                      <w:lang w:val="es-EC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val="es-EC" w:eastAsia="es-EC" w:bidi="ar-SA"/>
                    </w:rPr>
                    <w:t>Tipo de Dato</w:t>
                  </w:r>
                </w:p>
              </w:tc>
              <w:tc>
                <w:tcPr>
                  <w:tcW w:w="30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11C2398D" w14:textId="77777777" w:rsidR="00807EE9" w:rsidRDefault="007F2CEE">
                  <w:pPr>
                    <w:widowControl/>
                    <w:suppressAutoHyphens w:val="0"/>
                    <w:textAlignment w:val="auto"/>
                    <w:rPr>
                      <w:sz w:val="32"/>
                      <w:szCs w:val="32"/>
                      <w:lang w:val="es-EC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val="es-EC" w:eastAsia="es-EC" w:bidi="ar-SA"/>
                    </w:rPr>
                    <w:t>Observaciones</w:t>
                  </w:r>
                </w:p>
              </w:tc>
            </w:tr>
            <w:tr w:rsidR="00807EE9" w14:paraId="20CBA37B" w14:textId="77777777">
              <w:tc>
                <w:tcPr>
                  <w:tcW w:w="15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5B65E834" w14:textId="77777777" w:rsidR="00807EE9" w:rsidRDefault="007F2CEE">
                  <w:pPr>
                    <w:widowControl/>
                    <w:suppressAutoHyphens w:val="0"/>
                    <w:textAlignment w:val="auto"/>
                    <w:rPr>
                      <w:sz w:val="32"/>
                      <w:szCs w:val="32"/>
                      <w:lang w:val="es-EC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val="es-EC" w:eastAsia="es-EC" w:bidi="ar-SA"/>
                    </w:rPr>
                    <w:t>Nombre</w:t>
                  </w:r>
                </w:p>
              </w:tc>
              <w:tc>
                <w:tcPr>
                  <w:tcW w:w="16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6F89F319" w14:textId="77777777" w:rsidR="00807EE9" w:rsidRDefault="007F2CEE">
                  <w:pPr>
                    <w:widowControl/>
                    <w:suppressAutoHyphens w:val="0"/>
                    <w:textAlignment w:val="auto"/>
                    <w:rPr>
                      <w:sz w:val="32"/>
                      <w:szCs w:val="32"/>
                      <w:lang w:val="es-EC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val="es-EC" w:eastAsia="es-EC" w:bidi="ar-SA"/>
                    </w:rPr>
                    <w:t>VARCHAR(50)</w:t>
                  </w:r>
                </w:p>
              </w:tc>
              <w:tc>
                <w:tcPr>
                  <w:tcW w:w="30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1A3FE89E" w14:textId="77777777" w:rsidR="00807EE9" w:rsidRDefault="00807EE9">
                  <w:pPr>
                    <w:widowControl/>
                    <w:suppressAutoHyphens w:val="0"/>
                    <w:textAlignment w:val="auto"/>
                    <w:rPr>
                      <w:rFonts w:ascii="Times New Roman" w:eastAsia="Times New Roman" w:hAnsi="Times New Roman" w:cs="Times New Roman"/>
                      <w:kern w:val="0"/>
                      <w:lang w:val="es-EC" w:eastAsia="es-EC" w:bidi="ar-SA"/>
                    </w:rPr>
                  </w:pPr>
                </w:p>
              </w:tc>
            </w:tr>
            <w:tr w:rsidR="00807EE9" w:rsidRPr="00E008AF" w14:paraId="064EBB02" w14:textId="77777777">
              <w:tc>
                <w:tcPr>
                  <w:tcW w:w="15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3F4B745C" w14:textId="77777777" w:rsidR="00807EE9" w:rsidRDefault="007F2CEE">
                  <w:pPr>
                    <w:widowControl/>
                    <w:suppressAutoHyphens w:val="0"/>
                    <w:textAlignment w:val="auto"/>
                    <w:rPr>
                      <w:sz w:val="32"/>
                      <w:szCs w:val="32"/>
                      <w:lang w:val="es-EC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val="es-EC" w:eastAsia="es-EC" w:bidi="ar-SA"/>
                    </w:rPr>
                    <w:t>Dirección</w:t>
                  </w:r>
                </w:p>
              </w:tc>
              <w:tc>
                <w:tcPr>
                  <w:tcW w:w="16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4CBBBC9F" w14:textId="77777777" w:rsidR="00807EE9" w:rsidRDefault="007F2CEE">
                  <w:pPr>
                    <w:widowControl/>
                    <w:suppressAutoHyphens w:val="0"/>
                    <w:textAlignment w:val="auto"/>
                    <w:rPr>
                      <w:sz w:val="32"/>
                      <w:szCs w:val="32"/>
                      <w:lang w:val="es-EC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val="es-EC" w:eastAsia="es-EC" w:bidi="ar-SA"/>
                    </w:rPr>
                    <w:t>VARCHAR(50)</w:t>
                  </w:r>
                </w:p>
              </w:tc>
              <w:tc>
                <w:tcPr>
                  <w:tcW w:w="30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593FF960" w14:textId="77777777" w:rsidR="00807EE9" w:rsidRDefault="007F2CEE">
                  <w:pPr>
                    <w:widowControl/>
                    <w:suppressAutoHyphens w:val="0"/>
                    <w:textAlignment w:val="auto"/>
                    <w:rPr>
                      <w:sz w:val="32"/>
                      <w:szCs w:val="32"/>
                      <w:lang w:val="es-EC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val="es-EC" w:eastAsia="es-EC" w:bidi="ar-SA"/>
                    </w:rPr>
                    <w:t>Puede buscar por sector o calle</w:t>
                  </w:r>
                </w:p>
              </w:tc>
            </w:tr>
            <w:tr w:rsidR="00807EE9" w14:paraId="605C57DB" w14:textId="77777777">
              <w:tc>
                <w:tcPr>
                  <w:tcW w:w="15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1568FB1E" w14:textId="77777777" w:rsidR="00807EE9" w:rsidRDefault="007F2CEE">
                  <w:pPr>
                    <w:widowControl/>
                    <w:suppressAutoHyphens w:val="0"/>
                    <w:textAlignment w:val="auto"/>
                    <w:rPr>
                      <w:sz w:val="32"/>
                      <w:szCs w:val="32"/>
                      <w:lang w:val="es-EC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val="es-EC" w:eastAsia="es-EC" w:bidi="ar-SA"/>
                    </w:rPr>
                    <w:t>Disponibilidad</w:t>
                  </w:r>
                </w:p>
              </w:tc>
              <w:tc>
                <w:tcPr>
                  <w:tcW w:w="16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77767AFF" w14:textId="77777777" w:rsidR="00807EE9" w:rsidRDefault="007F2CEE">
                  <w:pPr>
                    <w:widowControl/>
                    <w:suppressAutoHyphens w:val="0"/>
                    <w:textAlignment w:val="auto"/>
                    <w:rPr>
                      <w:sz w:val="32"/>
                      <w:szCs w:val="32"/>
                      <w:lang w:val="es-EC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val="es-EC" w:eastAsia="es-EC" w:bidi="ar-SA"/>
                    </w:rPr>
                    <w:t>VARCHAR(50)</w:t>
                  </w:r>
                </w:p>
              </w:tc>
              <w:tc>
                <w:tcPr>
                  <w:tcW w:w="30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17598552" w14:textId="77777777" w:rsidR="00807EE9" w:rsidRDefault="00807EE9">
                  <w:pPr>
                    <w:widowControl/>
                    <w:suppressAutoHyphens w:val="0"/>
                    <w:textAlignment w:val="auto"/>
                    <w:rPr>
                      <w:rFonts w:ascii="Times New Roman" w:eastAsia="Times New Roman" w:hAnsi="Times New Roman" w:cs="Times New Roman"/>
                      <w:kern w:val="0"/>
                      <w:lang w:val="es-EC" w:eastAsia="es-EC" w:bidi="ar-SA"/>
                    </w:rPr>
                  </w:pPr>
                </w:p>
              </w:tc>
            </w:tr>
            <w:tr w:rsidR="00807EE9" w14:paraId="0A193F73" w14:textId="77777777">
              <w:tc>
                <w:tcPr>
                  <w:tcW w:w="15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51A347D2" w14:textId="77777777" w:rsidR="00807EE9" w:rsidRDefault="007F2CEE">
                  <w:pPr>
                    <w:widowControl/>
                    <w:suppressAutoHyphens w:val="0"/>
                    <w:textAlignment w:val="auto"/>
                    <w:rPr>
                      <w:sz w:val="32"/>
                      <w:szCs w:val="32"/>
                      <w:lang w:val="es-EC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val="es-EC" w:eastAsia="es-EC" w:bidi="ar-SA"/>
                    </w:rPr>
                    <w:t>Ciudad</w:t>
                  </w:r>
                </w:p>
              </w:tc>
              <w:tc>
                <w:tcPr>
                  <w:tcW w:w="16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00072646" w14:textId="77777777" w:rsidR="00807EE9" w:rsidRDefault="007F2CEE">
                  <w:pPr>
                    <w:widowControl/>
                    <w:suppressAutoHyphens w:val="0"/>
                    <w:textAlignment w:val="auto"/>
                    <w:rPr>
                      <w:sz w:val="32"/>
                      <w:szCs w:val="32"/>
                      <w:lang w:val="es-EC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val="es-EC" w:eastAsia="es-EC" w:bidi="ar-SA"/>
                    </w:rPr>
                    <w:t>VARCHAR(25)</w:t>
                  </w:r>
                </w:p>
              </w:tc>
              <w:tc>
                <w:tcPr>
                  <w:tcW w:w="30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2D53FCE2" w14:textId="77777777" w:rsidR="00807EE9" w:rsidRDefault="00807EE9">
                  <w:pPr>
                    <w:widowControl/>
                    <w:suppressAutoHyphens w:val="0"/>
                    <w:textAlignment w:val="auto"/>
                    <w:rPr>
                      <w:rFonts w:ascii="Times New Roman" w:eastAsia="Times New Roman" w:hAnsi="Times New Roman" w:cs="Times New Roman"/>
                      <w:kern w:val="0"/>
                      <w:lang w:val="es-EC" w:eastAsia="es-EC" w:bidi="ar-SA"/>
                    </w:rPr>
                  </w:pPr>
                </w:p>
              </w:tc>
            </w:tr>
            <w:tr w:rsidR="00807EE9" w14:paraId="6279485D" w14:textId="77777777">
              <w:tc>
                <w:tcPr>
                  <w:tcW w:w="15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05A3DB9F" w14:textId="77777777" w:rsidR="00807EE9" w:rsidRDefault="007F2CEE">
                  <w:pPr>
                    <w:widowControl/>
                    <w:suppressAutoHyphens w:val="0"/>
                    <w:textAlignment w:val="auto"/>
                    <w:rPr>
                      <w:sz w:val="32"/>
                      <w:szCs w:val="32"/>
                      <w:lang w:val="es-EC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val="es-EC" w:eastAsia="es-EC" w:bidi="ar-SA"/>
                    </w:rPr>
                    <w:t>Puntaje</w:t>
                  </w:r>
                </w:p>
              </w:tc>
              <w:tc>
                <w:tcPr>
                  <w:tcW w:w="16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7A2D291E" w14:textId="77777777" w:rsidR="00807EE9" w:rsidRDefault="007F2CEE">
                  <w:pPr>
                    <w:widowControl/>
                    <w:suppressAutoHyphens w:val="0"/>
                    <w:textAlignment w:val="auto"/>
                    <w:rPr>
                      <w:sz w:val="32"/>
                      <w:szCs w:val="32"/>
                      <w:lang w:val="es-EC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val="es-EC" w:eastAsia="es-EC" w:bidi="ar-SA"/>
                    </w:rPr>
                    <w:t>INT(20)</w:t>
                  </w:r>
                </w:p>
              </w:tc>
              <w:tc>
                <w:tcPr>
                  <w:tcW w:w="30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318F533E" w14:textId="77777777" w:rsidR="00807EE9" w:rsidRDefault="00807EE9">
                  <w:pPr>
                    <w:widowControl/>
                    <w:suppressAutoHyphens w:val="0"/>
                    <w:textAlignment w:val="auto"/>
                    <w:rPr>
                      <w:rFonts w:ascii="Times New Roman" w:eastAsia="Times New Roman" w:hAnsi="Times New Roman" w:cs="Times New Roman"/>
                      <w:kern w:val="0"/>
                      <w:lang w:val="es-EC" w:eastAsia="es-EC" w:bidi="ar-SA"/>
                    </w:rPr>
                  </w:pPr>
                </w:p>
              </w:tc>
            </w:tr>
            <w:tr w:rsidR="00807EE9" w14:paraId="1BAB99DE" w14:textId="77777777">
              <w:tc>
                <w:tcPr>
                  <w:tcW w:w="15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61DA05A1" w14:textId="77777777" w:rsidR="00807EE9" w:rsidRDefault="007F2CEE">
                  <w:pPr>
                    <w:widowControl/>
                    <w:suppressAutoHyphens w:val="0"/>
                    <w:textAlignment w:val="auto"/>
                    <w:rPr>
                      <w:sz w:val="32"/>
                      <w:szCs w:val="32"/>
                      <w:lang w:val="es-EC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val="es-EC" w:eastAsia="es-EC" w:bidi="ar-SA"/>
                    </w:rPr>
                    <w:t>Capacidad</w:t>
                  </w:r>
                </w:p>
              </w:tc>
              <w:tc>
                <w:tcPr>
                  <w:tcW w:w="16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0416D645" w14:textId="77777777" w:rsidR="00807EE9" w:rsidRDefault="007F2CEE">
                  <w:pPr>
                    <w:widowControl/>
                    <w:suppressAutoHyphens w:val="0"/>
                    <w:textAlignment w:val="auto"/>
                    <w:rPr>
                      <w:sz w:val="32"/>
                      <w:szCs w:val="32"/>
                      <w:lang w:val="es-EC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val="es-EC" w:eastAsia="es-EC" w:bidi="ar-SA"/>
                    </w:rPr>
                    <w:t>INT(10)</w:t>
                  </w:r>
                </w:p>
              </w:tc>
              <w:tc>
                <w:tcPr>
                  <w:tcW w:w="30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7B26D44D" w14:textId="77777777" w:rsidR="00807EE9" w:rsidRDefault="00807EE9">
                  <w:pPr>
                    <w:widowControl/>
                    <w:suppressAutoHyphens w:val="0"/>
                    <w:textAlignment w:val="auto"/>
                    <w:rPr>
                      <w:rFonts w:ascii="Times New Roman" w:eastAsia="Times New Roman" w:hAnsi="Times New Roman" w:cs="Times New Roman"/>
                      <w:kern w:val="0"/>
                      <w:lang w:val="es-EC" w:eastAsia="es-EC" w:bidi="ar-SA"/>
                    </w:rPr>
                  </w:pPr>
                </w:p>
              </w:tc>
            </w:tr>
          </w:tbl>
          <w:p w14:paraId="213A91EC" w14:textId="77777777" w:rsidR="00807EE9" w:rsidRDefault="00807EE9">
            <w:pPr>
              <w:widowControl/>
              <w:suppressAutoHyphens w:val="0"/>
              <w:spacing w:after="240"/>
              <w:textAlignment w:val="auto"/>
              <w:rPr>
                <w:rFonts w:ascii="Times New Roman" w:eastAsia="Times New Roman" w:hAnsi="Times New Roman" w:cs="Times New Roman"/>
                <w:kern w:val="0"/>
                <w:lang w:val="es-EC" w:eastAsia="es-EC" w:bidi="ar-SA"/>
              </w:rPr>
            </w:pPr>
          </w:p>
        </w:tc>
      </w:tr>
    </w:tbl>
    <w:p w14:paraId="23787401" w14:textId="77777777" w:rsidR="00807EE9" w:rsidRDefault="00807EE9">
      <w:pPr>
        <w:pStyle w:val="Standard"/>
        <w:ind w:left="360"/>
        <w:rPr>
          <w:sz w:val="32"/>
          <w:szCs w:val="32"/>
          <w:lang w:val="es-EC"/>
        </w:rPr>
      </w:pPr>
    </w:p>
    <w:p w14:paraId="5F070A33" w14:textId="77777777" w:rsidR="00807EE9" w:rsidRDefault="00807E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val="es-EC" w:eastAsia="es-EC" w:bidi="ar-SA"/>
        </w:rPr>
      </w:pPr>
    </w:p>
    <w:tbl>
      <w:tblPr>
        <w:tblW w:w="8545" w:type="dxa"/>
        <w:tblCellMar>
          <w:left w:w="103" w:type="dxa"/>
        </w:tblCellMar>
        <w:tblLook w:val="0000" w:firstRow="0" w:lastRow="0" w:firstColumn="0" w:lastColumn="0" w:noHBand="0" w:noVBand="0"/>
      </w:tblPr>
      <w:tblGrid>
        <w:gridCol w:w="1526"/>
        <w:gridCol w:w="3599"/>
        <w:gridCol w:w="1260"/>
        <w:gridCol w:w="2160"/>
      </w:tblGrid>
      <w:tr w:rsidR="00807EE9" w14:paraId="4249F89C" w14:textId="77777777"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C1F3D71" w14:textId="77777777" w:rsidR="00807EE9" w:rsidRDefault="007F2CEE">
            <w:pPr>
              <w:widowControl/>
              <w:suppressAutoHyphens w:val="0"/>
              <w:textAlignment w:val="auto"/>
              <w:rPr>
                <w:sz w:val="32"/>
                <w:szCs w:val="32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s-EC" w:eastAsia="es-EC" w:bidi="ar-SA"/>
              </w:rPr>
              <w:t>ID: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84D5A4" w14:textId="7E9E66A5" w:rsidR="00807EE9" w:rsidRDefault="007F2CEE">
            <w:pPr>
              <w:widowControl/>
              <w:suppressAutoHyphens w:val="0"/>
              <w:textAlignment w:val="auto"/>
              <w:rPr>
                <w:sz w:val="32"/>
                <w:szCs w:val="32"/>
                <w:lang w:val="es-EC"/>
              </w:rPr>
            </w:pPr>
            <w:r>
              <w:rPr>
                <w:b/>
                <w:lang w:val="en-GB"/>
              </w:rPr>
              <w:t>HOPARK-RF -</w:t>
            </w:r>
            <w:ins w:id="301" w:author="pablo calderon" w:date="2021-01-18T18:13:00Z">
              <w:r w:rsidR="00E008AF">
                <w:rPr>
                  <w:b/>
                  <w:lang w:val="en-GB"/>
                </w:rPr>
                <w:t>10</w:t>
              </w:r>
            </w:ins>
            <w:del w:id="302" w:author="pablo calderon" w:date="2021-01-18T18:13:00Z">
              <w:r w:rsidDel="00E008AF">
                <w:rPr>
                  <w:b/>
                  <w:lang w:val="en-GB"/>
                </w:rPr>
                <w:delText>09</w:delText>
              </w:r>
            </w:del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404DA42" w14:textId="77777777" w:rsidR="00807EE9" w:rsidRDefault="007F2CEE">
            <w:pPr>
              <w:widowControl/>
              <w:suppressAutoHyphens w:val="0"/>
              <w:textAlignment w:val="auto"/>
              <w:rPr>
                <w:sz w:val="32"/>
                <w:szCs w:val="32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s-EC" w:eastAsia="es-EC" w:bidi="ar-SA"/>
              </w:rPr>
              <w:t>Relación: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5DC1D" w14:textId="77777777" w:rsidR="00807EE9" w:rsidRDefault="007F2CEE">
            <w:pPr>
              <w:widowControl/>
              <w:suppressAutoHyphens w:val="0"/>
              <w:textAlignment w:val="auto"/>
              <w:rPr>
                <w:sz w:val="32"/>
                <w:szCs w:val="32"/>
                <w:lang w:val="es-EC"/>
              </w:rPr>
            </w:pPr>
            <w:r>
              <w:rPr>
                <w:b/>
                <w:lang w:val="en-GB"/>
              </w:rPr>
              <w:t>HOPARK-007</w:t>
            </w:r>
          </w:p>
        </w:tc>
      </w:tr>
      <w:tr w:rsidR="00807EE9" w14:paraId="143CED49" w14:textId="77777777"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AD35BBB" w14:textId="77777777" w:rsidR="00807EE9" w:rsidRDefault="007F2CEE">
            <w:pPr>
              <w:widowControl/>
              <w:suppressAutoHyphens w:val="0"/>
              <w:textAlignment w:val="auto"/>
              <w:rPr>
                <w:sz w:val="32"/>
                <w:szCs w:val="32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s-EC" w:eastAsia="es-EC" w:bidi="ar-SA"/>
              </w:rPr>
              <w:t>Prioridad</w:t>
            </w:r>
          </w:p>
        </w:tc>
        <w:tc>
          <w:tcPr>
            <w:tcW w:w="70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72CD5C" w14:textId="77777777" w:rsidR="00807EE9" w:rsidRDefault="007F2CEE">
            <w:pPr>
              <w:widowControl/>
              <w:suppressAutoHyphens w:val="0"/>
              <w:textAlignment w:val="auto"/>
              <w:rPr>
                <w:sz w:val="32"/>
                <w:szCs w:val="32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s-EC" w:eastAsia="es-EC" w:bidi="ar-SA"/>
              </w:rPr>
              <w:t>OBLIGATORIO</w:t>
            </w:r>
          </w:p>
        </w:tc>
      </w:tr>
      <w:tr w:rsidR="00807EE9" w14:paraId="54C3B1C6" w14:textId="77777777">
        <w:trPr>
          <w:trHeight w:val="137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67B91A" w14:textId="77777777" w:rsidR="00807EE9" w:rsidRDefault="007F2CEE">
            <w:pPr>
              <w:widowControl/>
              <w:suppressAutoHyphens w:val="0"/>
              <w:textAlignment w:val="auto"/>
              <w:rPr>
                <w:sz w:val="32"/>
                <w:szCs w:val="32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s-EC" w:eastAsia="es-EC" w:bidi="ar-SA"/>
              </w:rPr>
              <w:t>Descripción:</w:t>
            </w:r>
          </w:p>
        </w:tc>
        <w:tc>
          <w:tcPr>
            <w:tcW w:w="70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34DB09" w14:textId="77777777" w:rsidR="00807EE9" w:rsidRDefault="007F2CEE">
            <w:pPr>
              <w:widowControl/>
              <w:suppressAutoHyphens w:val="0"/>
              <w:textAlignment w:val="auto"/>
              <w:rPr>
                <w:sz w:val="32"/>
                <w:szCs w:val="32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s-EC" w:eastAsia="es-EC" w:bidi="ar-SA"/>
              </w:rPr>
              <w:t>Ayuda</w:t>
            </w:r>
          </w:p>
        </w:tc>
      </w:tr>
      <w:tr w:rsidR="00807EE9" w:rsidRPr="00E008AF" w14:paraId="5D06ABEB" w14:textId="77777777">
        <w:trPr>
          <w:trHeight w:val="317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87E86C" w14:textId="77777777" w:rsidR="00807EE9" w:rsidRDefault="00807EE9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val="es-EC" w:eastAsia="es-EC" w:bidi="ar-SA"/>
              </w:rPr>
            </w:pPr>
          </w:p>
        </w:tc>
        <w:tc>
          <w:tcPr>
            <w:tcW w:w="70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EC5BDC" w14:textId="77777777" w:rsidR="00807EE9" w:rsidRDefault="007F2CEE">
            <w:pPr>
              <w:widowControl/>
              <w:suppressAutoHyphens w:val="0"/>
              <w:jc w:val="both"/>
              <w:textAlignment w:val="auto"/>
              <w:rPr>
                <w:sz w:val="32"/>
                <w:szCs w:val="32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 w:bidi="ar-SA"/>
              </w:rPr>
              <w:t>Para accede a la opción de ayuda debe iniciar sesión con usuario clave y dirigirse a la barra de menú “Ayuda”</w:t>
            </w:r>
            <w:ins w:id="303" w:author="Guillermo Pizarro" w:date="2021-01-18T01:53:00Z">
              <w:r>
                <w:rPr>
                  <w:rFonts w:ascii="Times New Roman" w:eastAsia="Times New Roman" w:hAnsi="Times New Roman" w:cs="Times New Roman"/>
                  <w:color w:val="000000"/>
                  <w:kern w:val="0"/>
                  <w:lang w:val="es-EC" w:eastAsia="es-EC" w:bidi="ar-SA"/>
                </w:rPr>
                <w:t>;</w:t>
              </w:r>
            </w:ins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 w:bidi="ar-SA"/>
              </w:rPr>
              <w:t xml:space="preserve"> en la cual</w:t>
            </w:r>
            <w:ins w:id="304" w:author="Guillermo Pizarro" w:date="2021-01-18T01:53:00Z">
              <w:r>
                <w:rPr>
                  <w:rFonts w:ascii="Times New Roman" w:eastAsia="Times New Roman" w:hAnsi="Times New Roman" w:cs="Times New Roman"/>
                  <w:color w:val="000000"/>
                  <w:kern w:val="0"/>
                  <w:lang w:val="es-EC" w:eastAsia="es-EC" w:bidi="ar-SA"/>
                </w:rPr>
                <w:t>,</w:t>
              </w:r>
            </w:ins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 w:bidi="ar-SA"/>
              </w:rPr>
              <w:t xml:space="preserve"> podrá encontrar información de la empresa para pedir soporte y tendrá otra opción </w:t>
            </w:r>
            <w:del w:id="305" w:author="Guillermo Pizarro" w:date="2021-01-18T01:55:00Z">
              <w:r>
                <w:rPr>
                  <w:rFonts w:ascii="Times New Roman" w:eastAsia="Times New Roman" w:hAnsi="Times New Roman" w:cs="Times New Roman"/>
                  <w:color w:val="000000"/>
                  <w:kern w:val="0"/>
                  <w:lang w:val="es-EC" w:eastAsia="es-EC" w:bidi="ar-SA"/>
                </w:rPr>
                <w:delText>en la cual podrá</w:delText>
              </w:r>
            </w:del>
            <w:ins w:id="306" w:author="Guillermo Pizarro" w:date="2021-01-18T01:55:00Z">
              <w:r>
                <w:rPr>
                  <w:rFonts w:ascii="Times New Roman" w:eastAsia="Times New Roman" w:hAnsi="Times New Roman" w:cs="Times New Roman"/>
                  <w:color w:val="000000"/>
                  <w:kern w:val="0"/>
                  <w:lang w:val="es-EC" w:eastAsia="es-EC" w:bidi="ar-SA"/>
                </w:rPr>
                <w:t>para</w:t>
              </w:r>
            </w:ins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 w:bidi="ar-SA"/>
              </w:rPr>
              <w:t xml:space="preserve"> iniciar una conversación con un asistente artificial </w:t>
            </w:r>
            <w:del w:id="307" w:author="Guillermo Pizarro" w:date="2021-01-18T01:55:00Z">
              <w:r>
                <w:rPr>
                  <w:rFonts w:ascii="Times New Roman" w:eastAsia="Times New Roman" w:hAnsi="Times New Roman" w:cs="Times New Roman"/>
                  <w:color w:val="000000"/>
                  <w:kern w:val="0"/>
                  <w:lang w:val="es-EC" w:eastAsia="es-EC" w:bidi="ar-SA"/>
                </w:rPr>
                <w:delText>en el cual</w:delText>
              </w:r>
            </w:del>
            <w:ins w:id="308" w:author="Guillermo Pizarro" w:date="2021-01-18T01:55:00Z">
              <w:r>
                <w:rPr>
                  <w:rFonts w:ascii="Times New Roman" w:eastAsia="Times New Roman" w:hAnsi="Times New Roman" w:cs="Times New Roman"/>
                  <w:color w:val="000000"/>
                  <w:kern w:val="0"/>
                  <w:lang w:val="es-EC" w:eastAsia="es-EC" w:bidi="ar-SA"/>
                </w:rPr>
                <w:t xml:space="preserve"> y</w:t>
              </w:r>
            </w:ins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 w:bidi="ar-SA"/>
              </w:rPr>
              <w:t xml:space="preserve"> podrá realizar preguntas básicas sobre el funcionamiento del sistema.</w:t>
            </w:r>
          </w:p>
          <w:p w14:paraId="208D0507" w14:textId="77777777" w:rsidR="00807EE9" w:rsidRDefault="00807EE9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val="es-EC" w:eastAsia="es-EC" w:bidi="ar-SA"/>
              </w:rPr>
            </w:pPr>
          </w:p>
        </w:tc>
      </w:tr>
    </w:tbl>
    <w:p w14:paraId="63FE300F" w14:textId="77777777" w:rsidR="00807EE9" w:rsidRDefault="00807EE9">
      <w:pPr>
        <w:pStyle w:val="Standard"/>
        <w:ind w:left="360"/>
        <w:rPr>
          <w:sz w:val="32"/>
          <w:szCs w:val="32"/>
          <w:lang w:val="es-EC"/>
        </w:rPr>
      </w:pPr>
    </w:p>
    <w:sectPr w:rsidR="00807EE9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cols w:space="720"/>
      <w:formProt w:val="0"/>
      <w:docGrid w:linePitch="10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21" w:author="Guillermo Pizarro" w:date="2021-01-18T01:51:00Z" w:initials="GP">
    <w:p w14:paraId="395A4025" w14:textId="77777777" w:rsidR="00E008AF" w:rsidRPr="00E008AF" w:rsidRDefault="00E008AF" w:rsidP="00E008AF">
      <w:pPr>
        <w:rPr>
          <w:lang w:val="es-EC"/>
        </w:rPr>
      </w:pPr>
      <w:r w:rsidRPr="00E008AF">
        <w:rPr>
          <w:sz w:val="20"/>
          <w:lang w:val="es-EC"/>
        </w:rPr>
        <w:t>Este requerimiento debe estar en el requerimiento: HOPARK-RF-01.</w:t>
      </w:r>
    </w:p>
  </w:comment>
  <w:comment w:id="149" w:author="Guillermo Pizarro" w:date="2021-01-18T01:51:00Z" w:initials="GP">
    <w:p w14:paraId="2986998D" w14:textId="77777777" w:rsidR="00807EE9" w:rsidRPr="00E008AF" w:rsidRDefault="007F2CEE">
      <w:pPr>
        <w:rPr>
          <w:lang w:val="es-EC"/>
        </w:rPr>
      </w:pPr>
      <w:r w:rsidRPr="00E008AF">
        <w:rPr>
          <w:sz w:val="20"/>
          <w:lang w:val="es-EC"/>
        </w:rPr>
        <w:t>Este requerimiento debe estar en el requerimiento: HOPARK-RF-01.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395A4025" w15:done="0"/>
  <w15:commentEx w15:paraId="2986998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395A4025" w16cid:durableId="23B04E0D"/>
  <w16cid:commentId w16cid:paraId="2986998D" w16cid:durableId="23B04A6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011568" w14:textId="77777777" w:rsidR="007F2CEE" w:rsidRDefault="007F2CEE">
      <w:r>
        <w:separator/>
      </w:r>
    </w:p>
  </w:endnote>
  <w:endnote w:type="continuationSeparator" w:id="0">
    <w:p w14:paraId="2D67D6CD" w14:textId="77777777" w:rsidR="007F2CEE" w:rsidRDefault="007F2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006312" w14:textId="77777777" w:rsidR="00807EE9" w:rsidRDefault="007F2CEE">
    <w:pPr>
      <w:pStyle w:val="Piedepgina"/>
      <w:jc w:val="center"/>
    </w:pPr>
    <w:r>
      <w:t xml:space="preserve">- </w:t>
    </w:r>
    <w:r>
      <w:fldChar w:fldCharType="begin"/>
    </w:r>
    <w:r>
      <w:instrText>PAGE</w:instrText>
    </w:r>
    <w:r>
      <w:fldChar w:fldCharType="separate"/>
    </w:r>
    <w:r>
      <w:t>0</w:t>
    </w:r>
    <w:r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4CEEF1" w14:textId="77777777" w:rsidR="00807EE9" w:rsidRDefault="007F2CEE">
    <w:pPr>
      <w:pStyle w:val="Piedepgina"/>
      <w:jc w:val="center"/>
    </w:pPr>
    <w:r>
      <w:t xml:space="preserve">- </w:t>
    </w:r>
    <w:r>
      <w:fldChar w:fldCharType="begin"/>
    </w:r>
    <w:r>
      <w:instrText>PAGE</w:instrText>
    </w:r>
    <w:r>
      <w:fldChar w:fldCharType="separate"/>
    </w:r>
    <w:r>
      <w:t>0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6B5491" w14:textId="77777777" w:rsidR="007F2CEE" w:rsidRDefault="007F2CEE">
      <w:r>
        <w:separator/>
      </w:r>
    </w:p>
  </w:footnote>
  <w:footnote w:type="continuationSeparator" w:id="0">
    <w:p w14:paraId="5DABFDB5" w14:textId="77777777" w:rsidR="007F2CEE" w:rsidRDefault="007F2C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994A85" w14:textId="77777777" w:rsidR="00807EE9" w:rsidRDefault="007F2CEE">
    <w:pPr>
      <w:pStyle w:val="Encabezado"/>
      <w:pBdr>
        <w:bottom w:val="threeDEmboss" w:sz="24" w:space="1" w:color="000000"/>
      </w:pBdr>
      <w:jc w:val="right"/>
      <w:rPr>
        <w:sz w:val="52"/>
        <w:szCs w:val="52"/>
      </w:rPr>
    </w:pPr>
    <w:r>
      <w:rPr>
        <w:sz w:val="52"/>
        <w:szCs w:val="52"/>
      </w:rPr>
      <w:t>Los Duques v2.0</w:t>
    </w:r>
  </w:p>
  <w:p w14:paraId="3CCCB6E5" w14:textId="77777777" w:rsidR="00807EE9" w:rsidRDefault="00807EE9">
    <w:pPr>
      <w:pStyle w:val="Encabezado"/>
      <w:rPr>
        <w:sz w:val="52"/>
        <w:szCs w:val="52"/>
      </w:rPr>
    </w:pPr>
  </w:p>
  <w:p w14:paraId="14913C38" w14:textId="77777777" w:rsidR="00807EE9" w:rsidRDefault="00807EE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8730" w:type="dxa"/>
      <w:jc w:val="center"/>
      <w:tblLook w:val="0000" w:firstRow="0" w:lastRow="0" w:firstColumn="0" w:lastColumn="0" w:noHBand="0" w:noVBand="0"/>
    </w:tblPr>
    <w:tblGrid>
      <w:gridCol w:w="6382"/>
      <w:gridCol w:w="2348"/>
    </w:tblGrid>
    <w:tr w:rsidR="00807EE9" w14:paraId="56E34A21" w14:textId="77777777">
      <w:trPr>
        <w:trHeight w:val="355"/>
        <w:jc w:val="center"/>
      </w:trPr>
      <w:tc>
        <w:tcPr>
          <w:tcW w:w="638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3AC110DA" w14:textId="77777777" w:rsidR="00807EE9" w:rsidRDefault="007F2CEE">
          <w:pPr>
            <w:pStyle w:val="Encabezado"/>
          </w:pPr>
          <w:r>
            <w:t>HOPARK</w:t>
          </w:r>
        </w:p>
      </w:tc>
      <w:tc>
        <w:tcPr>
          <w:tcW w:w="23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1BB05616" w14:textId="77777777" w:rsidR="00807EE9" w:rsidRDefault="007F2CEE">
          <w:pPr>
            <w:pStyle w:val="Encabezado"/>
          </w:pPr>
          <w:r>
            <w:t>17/12/2020</w:t>
          </w:r>
        </w:p>
      </w:tc>
    </w:tr>
    <w:tr w:rsidR="00807EE9" w14:paraId="07EC2137" w14:textId="77777777">
      <w:trPr>
        <w:trHeight w:val="112"/>
        <w:jc w:val="center"/>
      </w:trPr>
      <w:tc>
        <w:tcPr>
          <w:tcW w:w="638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689FC068" w14:textId="77777777" w:rsidR="00807EE9" w:rsidRDefault="007F2CEE">
          <w:pPr>
            <w:pStyle w:val="Encabezado"/>
          </w:pPr>
          <w:r>
            <w:t>Documento de Requerimiento Desarrollador</w:t>
          </w:r>
        </w:p>
      </w:tc>
      <w:tc>
        <w:tcPr>
          <w:tcW w:w="23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53A54F9D" w14:textId="77777777" w:rsidR="00807EE9" w:rsidRDefault="007F2CEE">
          <w:pPr>
            <w:pStyle w:val="Encabezado"/>
          </w:pPr>
          <w:r>
            <w:t>Versión 1.00</w:t>
          </w:r>
        </w:p>
      </w:tc>
    </w:tr>
  </w:tbl>
  <w:p w14:paraId="08C2F308" w14:textId="77777777" w:rsidR="00807EE9" w:rsidRDefault="00807EE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8730" w:type="dxa"/>
      <w:jc w:val="center"/>
      <w:tblLook w:val="0000" w:firstRow="0" w:lastRow="0" w:firstColumn="0" w:lastColumn="0" w:noHBand="0" w:noVBand="0"/>
    </w:tblPr>
    <w:tblGrid>
      <w:gridCol w:w="6382"/>
      <w:gridCol w:w="2348"/>
    </w:tblGrid>
    <w:tr w:rsidR="00807EE9" w14:paraId="5B562B18" w14:textId="77777777">
      <w:trPr>
        <w:trHeight w:val="355"/>
        <w:jc w:val="center"/>
      </w:trPr>
      <w:tc>
        <w:tcPr>
          <w:tcW w:w="638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4ADD60BA" w14:textId="77777777" w:rsidR="00807EE9" w:rsidRDefault="007F2CEE">
          <w:pPr>
            <w:pStyle w:val="Encabezado"/>
          </w:pPr>
          <w:r>
            <w:t>HOPARK</w:t>
          </w:r>
        </w:p>
      </w:tc>
      <w:tc>
        <w:tcPr>
          <w:tcW w:w="23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29D4949E" w14:textId="77777777" w:rsidR="00807EE9" w:rsidRDefault="007F2CEE">
          <w:pPr>
            <w:pStyle w:val="Encabezado"/>
          </w:pPr>
          <w:r>
            <w:t>17/12</w:t>
          </w:r>
          <w:r>
            <w:t>/2020</w:t>
          </w:r>
        </w:p>
      </w:tc>
    </w:tr>
    <w:tr w:rsidR="00807EE9" w14:paraId="6208F4CE" w14:textId="77777777">
      <w:trPr>
        <w:trHeight w:val="112"/>
        <w:jc w:val="center"/>
      </w:trPr>
      <w:tc>
        <w:tcPr>
          <w:tcW w:w="638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13C00C51" w14:textId="77777777" w:rsidR="00807EE9" w:rsidRDefault="007F2CEE">
          <w:pPr>
            <w:pStyle w:val="Encabezado"/>
          </w:pPr>
          <w:r>
            <w:t>Documento de Requerimiento Desarrollador</w:t>
          </w:r>
        </w:p>
      </w:tc>
      <w:tc>
        <w:tcPr>
          <w:tcW w:w="23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49A535AC" w14:textId="77777777" w:rsidR="00807EE9" w:rsidRDefault="007F2CEE">
          <w:pPr>
            <w:pStyle w:val="Encabezado"/>
          </w:pPr>
          <w:r>
            <w:t>Versión 1.00</w:t>
          </w:r>
        </w:p>
      </w:tc>
    </w:tr>
  </w:tbl>
  <w:p w14:paraId="0CA45D34" w14:textId="77777777" w:rsidR="00807EE9" w:rsidRDefault="00807E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8A0A8E"/>
    <w:multiLevelType w:val="multilevel"/>
    <w:tmpl w:val="4656D054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82D0EFF"/>
    <w:multiLevelType w:val="multilevel"/>
    <w:tmpl w:val="1266437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D4701F0"/>
    <w:multiLevelType w:val="multilevel"/>
    <w:tmpl w:val="FF889434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pablo calderon">
    <w15:presenceInfo w15:providerId="Windows Live" w15:userId="bac6085ec90fb68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EE9"/>
    <w:rsid w:val="007F2CEE"/>
    <w:rsid w:val="00807EE9"/>
    <w:rsid w:val="00E00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EE638"/>
  <w15:docId w15:val="{5788AEC9-A141-4DA9-9508-F42F231B3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extAlignment w:val="baseline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eastAsia="Times New Roman" w:hAnsi="Times New Roman" w:cs="Times New Roman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Standard"/>
    <w:next w:val="Standard"/>
    <w:qFormat/>
    <w:pPr>
      <w:widowControl w:val="0"/>
      <w:jc w:val="center"/>
    </w:pPr>
    <w:rPr>
      <w:rFonts w:ascii="Arial" w:eastAsia="Arial" w:hAnsi="Arial" w:cs="Arial"/>
      <w:b/>
      <w:sz w:val="36"/>
      <w:szCs w:val="20"/>
      <w:lang w:val="en-US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body"/>
    <w:rPr>
      <w:rFonts w:cs="Lohit Devanagari"/>
    </w:rPr>
  </w:style>
  <w:style w:type="paragraph" w:styleId="Descripcin">
    <w:name w:val="caption"/>
    <w:basedOn w:val="Standard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Standard"/>
    <w:qFormat/>
    <w:pPr>
      <w:suppressLineNumbers/>
    </w:pPr>
    <w:rPr>
      <w:rFonts w:cs="Lohit Devanagari"/>
    </w:rPr>
  </w:style>
  <w:style w:type="paragraph" w:customStyle="1" w:styleId="Standard">
    <w:name w:val="Standard"/>
    <w:qFormat/>
    <w:pPr>
      <w:textAlignment w:val="baseline"/>
    </w:pPr>
    <w:rPr>
      <w:rFonts w:ascii="Times New Roman" w:eastAsia="Times New Roman" w:hAnsi="Times New Roman" w:cs="Times New Roman"/>
      <w:lang w:val="es-ES" w:bidi="ar-SA"/>
    </w:r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HeaderandFooter">
    <w:name w:val="Header and Footer"/>
    <w:basedOn w:val="Standard"/>
    <w:qFormat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Standard"/>
    <w:pPr>
      <w:tabs>
        <w:tab w:val="center" w:pos="4320"/>
        <w:tab w:val="right" w:pos="8640"/>
      </w:tabs>
    </w:pPr>
  </w:style>
  <w:style w:type="paragraph" w:styleId="Piedepgina">
    <w:name w:val="footer"/>
    <w:basedOn w:val="Standard"/>
    <w:pPr>
      <w:tabs>
        <w:tab w:val="center" w:pos="4320"/>
        <w:tab w:val="right" w:pos="8640"/>
      </w:tabs>
    </w:pPr>
  </w:style>
  <w:style w:type="paragraph" w:customStyle="1" w:styleId="Tabletext">
    <w:name w:val="Tabletext"/>
    <w:basedOn w:val="Standard"/>
    <w:qFormat/>
    <w:pPr>
      <w:keepLines/>
      <w:widowControl w:val="0"/>
      <w:spacing w:after="120" w:line="240" w:lineRule="atLeast"/>
    </w:pPr>
    <w:rPr>
      <w:sz w:val="20"/>
      <w:szCs w:val="20"/>
      <w:lang w:val="en-US"/>
    </w:rPr>
  </w:style>
  <w:style w:type="paragraph" w:customStyle="1" w:styleId="TableContents">
    <w:name w:val="Table Contents"/>
    <w:basedOn w:val="Standard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NormalWeb">
    <w:name w:val="Normal (Web)"/>
    <w:basedOn w:val="Normal"/>
    <w:qFormat/>
    <w:pPr>
      <w:widowControl/>
      <w:suppressAutoHyphens w:val="0"/>
      <w:spacing w:before="100" w:after="100"/>
      <w:textAlignment w:val="auto"/>
    </w:pPr>
    <w:rPr>
      <w:rFonts w:ascii="Times New Roman" w:eastAsia="Times New Roman" w:hAnsi="Times New Roman" w:cs="Times New Roman"/>
      <w:kern w:val="0"/>
      <w:lang w:val="es-EC" w:eastAsia="es-EC" w:bidi="ar-SA"/>
    </w:rPr>
  </w:style>
  <w:style w:type="numbering" w:customStyle="1" w:styleId="WW8Num1">
    <w:name w:val="WW8Num1"/>
    <w:qFormat/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rFonts w:cs="Mangal"/>
      <w:sz w:val="20"/>
      <w:szCs w:val="18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cs="Mangal"/>
      <w:sz w:val="20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commentsExtended" Target="commentsExtended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846</Words>
  <Characters>4657</Characters>
  <Application>Microsoft Office Word</Application>
  <DocSecurity>0</DocSecurity>
  <Lines>38</Lines>
  <Paragraphs>10</Paragraphs>
  <ScaleCrop>false</ScaleCrop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&lt;Nombre del proyecto&gt;</dc:title>
  <dc:subject/>
  <dc:creator>Guillermo Pizarro</dc:creator>
  <dc:description/>
  <cp:lastModifiedBy>pablo calderon</cp:lastModifiedBy>
  <cp:revision>2</cp:revision>
  <dcterms:created xsi:type="dcterms:W3CDTF">2021-01-18T23:14:00Z</dcterms:created>
  <dcterms:modified xsi:type="dcterms:W3CDTF">2021-01-18T23:14:00Z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